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ak7cx35jgeu" w:id="0"/>
      <w:bookmarkEnd w:id="0"/>
      <w:r w:rsidDel="00000000" w:rsidR="00000000" w:rsidRPr="00000000">
        <w:rPr>
          <w:rtl w:val="0"/>
        </w:rPr>
        <w:t xml:space="preserve"> Bitcoin Diploma</w:t>
      </w:r>
    </w:p>
    <w:p w:rsidR="00000000" w:rsidDel="00000000" w:rsidP="00000000" w:rsidRDefault="00000000" w:rsidRPr="00000000" w14:paraId="00000002">
      <w:pPr>
        <w:rPr/>
      </w:pPr>
      <w:r w:rsidDel="00000000" w:rsidR="00000000" w:rsidRPr="00000000">
        <w:rPr>
          <w:i w:val="1"/>
          <w:iCs w:val="1"/>
          <w:rtl w:val="0"/>
        </w:rPr>
        <w:t xml:space="preserve">Financial education for the Bitcoin era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My First Bitcoin — Edition 26.10</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Bitcoin can change how people understand money, ownership, and responsibility. Education must come first.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Diploma is an independent, open-source introduction to money and Bitcoin. It is designed for beginners. You do not need previous knowledge of economics, banking, or computer science.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work is licensed under the Creative Commons Attribution-ShareAlike 4.0 International License unless stated otherwise. You may share and adapt it with attribution to My First Bitcoin, and you must use the same license for adaptations.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73u7b6fqzeo2" w:id="1"/>
      <w:bookmarkEnd w:id="1"/>
      <w:r w:rsidDel="00000000" w:rsidR="00000000" w:rsidRPr="00000000">
        <w:rPr>
          <w:rtl w:val="0"/>
        </w:rPr>
        <w:t xml:space="preserve">1. Welcome To The Bitcoin Diploma</w:t>
      </w:r>
    </w:p>
    <w:p w:rsidR="00000000" w:rsidDel="00000000" w:rsidP="00000000" w:rsidRDefault="00000000" w:rsidRPr="00000000" w14:paraId="0000000E">
      <w:pPr>
        <w:pStyle w:val="Heading3"/>
        <w:rPr/>
      </w:pPr>
      <w:bookmarkStart w:colFirst="0" w:colLast="0" w:name="_go5p6jv9jj8w" w:id="2"/>
      <w:bookmarkEnd w:id="2"/>
      <w:r w:rsidDel="00000000" w:rsidR="00000000" w:rsidRPr="00000000">
        <w:rPr>
          <w:rtl w:val="0"/>
        </w:rPr>
        <w:t xml:space="preserve">About Us</w:t>
      </w:r>
    </w:p>
    <w:p w:rsidR="00000000" w:rsidDel="00000000" w:rsidP="00000000" w:rsidRDefault="00000000" w:rsidRPr="00000000" w14:paraId="0000000F">
      <w:pPr>
        <w:rPr/>
      </w:pPr>
      <w:r w:rsidDel="00000000" w:rsidR="00000000" w:rsidRPr="00000000">
        <w:rPr>
          <w:rtl w:val="0"/>
        </w:rPr>
        <w:t xml:space="preserve">My First Bitcoin is a nonprofit education organization that began in El Salvador. </w:t>
      </w:r>
      <w:r w:rsidDel="00000000" w:rsidR="00000000" w:rsidRPr="00000000">
        <w:rPr>
          <w:rtl w:val="0"/>
        </w:rPr>
        <w:t xml:space="preserve">We create free and open-source Bitcoin education for learners and educators around the world.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first Bitcoin Diploma cohort began in a public school in El Salvador in 2022. The curriculum was then published as an </w:t>
      </w:r>
      <w:commentRangeStart w:id="0"/>
      <w:commentRangeStart w:id="1"/>
      <w:r w:rsidDel="00000000" w:rsidR="00000000" w:rsidRPr="00000000">
        <w:rPr>
          <w:rtl w:val="0"/>
        </w:rPr>
        <w:t xml:space="preserve">open-source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resource. Educators in many communities have since translated, adapted, and taught it. Each local educator works with their own community while sharing a common educational foundation.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work is independent and community driven. It is also Bitcoin-only. This means that the Diploma focuses on Bitcoin, not on trading or promoting other digital </w:t>
      </w:r>
      <w:commentRangeStart w:id="2"/>
      <w:commentRangeStart w:id="3"/>
      <w:r w:rsidDel="00000000" w:rsidR="00000000" w:rsidRPr="00000000">
        <w:rPr>
          <w:rtl w:val="0"/>
        </w:rPr>
        <w:t xml:space="preserve">assets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It does not ask you to accept a belief. It gives you concepts, questions, and practical safety knowledge so you can form your own conclusions.</w:t>
      </w:r>
    </w:p>
    <w:p w:rsidR="00000000" w:rsidDel="00000000" w:rsidP="00000000" w:rsidRDefault="00000000" w:rsidRPr="00000000" w14:paraId="00000014">
      <w:pPr>
        <w:pStyle w:val="Heading3"/>
        <w:rPr/>
      </w:pPr>
      <w:bookmarkStart w:colFirst="0" w:colLast="0" w:name="_nm2dg2ecr3p0" w:id="3"/>
      <w:bookmarkEnd w:id="3"/>
      <w:r w:rsidDel="00000000" w:rsidR="00000000" w:rsidRPr="00000000">
        <w:rPr>
          <w:rtl w:val="0"/>
        </w:rPr>
        <w:t xml:space="preserve">Our mission: independent, open-source Bitcoin education</w:t>
      </w:r>
    </w:p>
    <w:p w:rsidR="00000000" w:rsidDel="00000000" w:rsidP="00000000" w:rsidRDefault="00000000" w:rsidRPr="00000000" w14:paraId="00000015">
      <w:pPr>
        <w:rPr/>
      </w:pPr>
      <w:r w:rsidDel="00000000" w:rsidR="00000000" w:rsidRPr="00000000">
        <w:rPr>
          <w:rtl w:val="0"/>
        </w:rPr>
        <w:t xml:space="preserve">Our mission is to empower people through independent, impartial, and open-source Bitcoin education.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Independent education is not controlled by a government, company, or financial service. Impartial education explains evidence and trade-offs without requiring a learner to reach a predetermined conclusion. Open-source education can be read, shared, reviewed, translated, and improved by anyone under its license.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approach matters because money affects every person. People should be able to study the systems they use without needing permission. They should also be able to inspect the educational material, question its claims, and help improve it.</w:t>
      </w:r>
    </w:p>
    <w:p w:rsidR="00000000" w:rsidDel="00000000" w:rsidP="00000000" w:rsidRDefault="00000000" w:rsidRPr="00000000" w14:paraId="0000001A">
      <w:pPr>
        <w:pStyle w:val="Heading3"/>
        <w:rPr/>
      </w:pPr>
      <w:bookmarkStart w:colFirst="0" w:colLast="0" w:name="_wl4ul315gin3" w:id="4"/>
      <w:bookmarkEnd w:id="4"/>
      <w:r w:rsidDel="00000000" w:rsidR="00000000" w:rsidRPr="00000000">
        <w:rPr>
          <w:rtl w:val="0"/>
        </w:rPr>
        <w:t xml:space="preserve">What we stand for: accessibility, critical thinking, community, and self-sovereignty</w:t>
      </w:r>
    </w:p>
    <w:p w:rsidR="00000000" w:rsidDel="00000000" w:rsidP="00000000" w:rsidRDefault="00000000" w:rsidRPr="00000000" w14:paraId="0000001B">
      <w:pPr>
        <w:rPr/>
      </w:pPr>
      <w:r w:rsidDel="00000000" w:rsidR="00000000" w:rsidRPr="00000000">
        <w:rPr>
          <w:b w:val="1"/>
          <w:bCs w:val="1"/>
          <w:rtl w:val="0"/>
        </w:rPr>
        <w:t xml:space="preserve">Accessibility</w:t>
      </w:r>
      <w:r w:rsidDel="00000000" w:rsidR="00000000" w:rsidRPr="00000000">
        <w:rPr>
          <w:rtl w:val="0"/>
        </w:rPr>
        <w:t xml:space="preserve"> means that cost, location, language, or limited technology should not prevent learning. The essential path in this book can be used offline. Local examples may change, but the main learning outcomes remain the same.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Critical thinking</w:t>
      </w:r>
      <w:r w:rsidDel="00000000" w:rsidR="00000000" w:rsidRPr="00000000">
        <w:rPr>
          <w:rtl w:val="0"/>
        </w:rPr>
        <w:t xml:space="preserve"> means asking clear questions, checking evidence, and comparing trade-offs. Bitcoin makes strong claims about money and ownership. These claims deserve careful study. During this course, distinguish facts from opinions and possibilities from guarantees.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Community</w:t>
      </w:r>
      <w:r w:rsidDel="00000000" w:rsidR="00000000" w:rsidRPr="00000000">
        <w:rPr>
          <w:rtl w:val="0"/>
        </w:rPr>
        <w:t xml:space="preserve"> means that education becomes more useful when people discuss ideas and connect them to local life. Your educator and classmates may have experiences that no global book can contain. Listen carefully, ask questions, and explain your reasoning with respect.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Self-sovereignty</w:t>
      </w:r>
      <w:r w:rsidDel="00000000" w:rsidR="00000000" w:rsidRPr="00000000">
        <w:rPr>
          <w:rtl w:val="0"/>
        </w:rPr>
        <w:t xml:space="preserve"> means having meaningful control over your own choices and resources. With Bitcoin, greater control can reduce dependence on institutions. It also creates greater personal responsibility. Control without knowledge can be dangerous, so practical safety is a central part of this Diploma.</w:t>
      </w:r>
    </w:p>
    <w:p w:rsidR="00000000" w:rsidDel="00000000" w:rsidP="00000000" w:rsidRDefault="00000000" w:rsidRPr="00000000" w14:paraId="00000022">
      <w:pPr>
        <w:pStyle w:val="Heading3"/>
        <w:rPr/>
      </w:pPr>
      <w:bookmarkStart w:colFirst="0" w:colLast="0" w:name="_udrqvaeecms9" w:id="5"/>
      <w:bookmarkEnd w:id="5"/>
      <w:r w:rsidDel="00000000" w:rsidR="00000000" w:rsidRPr="00000000">
        <w:rPr>
          <w:rtl w:val="0"/>
        </w:rPr>
        <w:t xml:space="preserve">Why this Diploma exists</w:t>
      </w:r>
    </w:p>
    <w:p w:rsidR="00000000" w:rsidDel="00000000" w:rsidP="00000000" w:rsidRDefault="00000000" w:rsidRPr="00000000" w14:paraId="00000023">
      <w:pPr>
        <w:rPr/>
      </w:pPr>
      <w:r w:rsidDel="00000000" w:rsidR="00000000" w:rsidRPr="00000000">
        <w:rPr>
          <w:rtl w:val="0"/>
        </w:rPr>
        <w:t xml:space="preserve">Most people use money before they learn how money works. They may earn it, save it, borrow it, and spend it without studying who issues it, how its supply changes, or why its purchasing power changes.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Bitcoin introduces a different system. It has no central issuer, it follows public rules, and it allows direct digital ownership. These ideas are difficult to understand without first examining money and the modern fiat system.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Diploma therefore follows a simple path: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31"/>
        </w:numPr>
        <w:ind w:left="720" w:hanging="360"/>
      </w:pPr>
      <w:r w:rsidDel="00000000" w:rsidR="00000000" w:rsidRPr="00000000">
        <w:rPr>
          <w:rtl w:val="0"/>
        </w:rPr>
        <w:t xml:space="preserve">Understand the problem Bitcoin was designed to address.</w:t>
      </w:r>
    </w:p>
    <w:p w:rsidR="00000000" w:rsidDel="00000000" w:rsidP="00000000" w:rsidRDefault="00000000" w:rsidRPr="00000000" w14:paraId="0000002A">
      <w:pPr>
        <w:numPr>
          <w:ilvl w:val="0"/>
          <w:numId w:val="31"/>
        </w:numPr>
        <w:ind w:left="720" w:hanging="360"/>
      </w:pPr>
      <w:r w:rsidDel="00000000" w:rsidR="00000000" w:rsidRPr="00000000">
        <w:rPr>
          <w:rtl w:val="0"/>
        </w:rPr>
        <w:t xml:space="preserve">Understand Bitcoin's main response.</w:t>
      </w:r>
    </w:p>
    <w:p w:rsidR="00000000" w:rsidDel="00000000" w:rsidP="00000000" w:rsidRDefault="00000000" w:rsidRPr="00000000" w14:paraId="0000002B">
      <w:pPr>
        <w:numPr>
          <w:ilvl w:val="0"/>
          <w:numId w:val="31"/>
        </w:numPr>
        <w:ind w:left="720" w:hanging="360"/>
      </w:pPr>
      <w:r w:rsidDel="00000000" w:rsidR="00000000" w:rsidRPr="00000000">
        <w:rPr>
          <w:rtl w:val="0"/>
        </w:rPr>
        <w:t xml:space="preserve">Understand the responsibility of holding and using bitcoin.</w:t>
      </w:r>
    </w:p>
    <w:p w:rsidR="00000000" w:rsidDel="00000000" w:rsidP="00000000" w:rsidRDefault="00000000" w:rsidRPr="00000000" w14:paraId="0000002C">
      <w:pPr>
        <w:numPr>
          <w:ilvl w:val="0"/>
          <w:numId w:val="31"/>
        </w:numPr>
        <w:ind w:left="720" w:hanging="360"/>
      </w:pPr>
      <w:r w:rsidDel="00000000" w:rsidR="00000000" w:rsidRPr="00000000">
        <w:rPr>
          <w:rtl w:val="0"/>
        </w:rPr>
        <w:t xml:space="preserve">Explore how Bitcoin may function as money in your community.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aim is not to make you an expert in eight hours. The aim is to give you a reliable foundation, help you avoid common beginner mistakes, and prepare you to continue learning.</w:t>
      </w:r>
    </w:p>
    <w:p w:rsidR="00000000" w:rsidDel="00000000" w:rsidP="00000000" w:rsidRDefault="00000000" w:rsidRPr="00000000" w14:paraId="0000002F">
      <w:pPr>
        <w:pStyle w:val="Heading3"/>
        <w:rPr/>
      </w:pPr>
      <w:bookmarkStart w:colFirst="0" w:colLast="0" w:name="_t0lz9s5p22tc" w:id="6"/>
      <w:bookmarkEnd w:id="6"/>
      <w:r w:rsidDel="00000000" w:rsidR="00000000" w:rsidRPr="00000000">
        <w:rPr>
          <w:rtl w:val="0"/>
        </w:rPr>
        <w:t xml:space="preserve">How learners can use this course as a starting point</w:t>
      </w:r>
    </w:p>
    <w:p w:rsidR="00000000" w:rsidDel="00000000" w:rsidP="00000000" w:rsidRDefault="00000000" w:rsidRPr="00000000" w14:paraId="00000030">
      <w:pPr>
        <w:rPr/>
      </w:pPr>
      <w:r w:rsidDel="00000000" w:rsidR="00000000" w:rsidRPr="00000000">
        <w:rPr>
          <w:rtl w:val="0"/>
        </w:rPr>
        <w:t xml:space="preserve">Treat this Diploma as the beginning of a longer learning process. By the end, you should know enough to ask better questions and to recognize which topics require more study.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 can use the course to: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4"/>
        </w:numPr>
        <w:ind w:left="720" w:hanging="360"/>
      </w:pPr>
      <w:r w:rsidDel="00000000" w:rsidR="00000000" w:rsidRPr="00000000">
        <w:rPr>
          <w:rtl w:val="0"/>
        </w:rPr>
        <w:t xml:space="preserve">understand common terms about money and Bitcoin;</w:t>
      </w:r>
    </w:p>
    <w:p w:rsidR="00000000" w:rsidDel="00000000" w:rsidP="00000000" w:rsidRDefault="00000000" w:rsidRPr="00000000" w14:paraId="00000035">
      <w:pPr>
        <w:numPr>
          <w:ilvl w:val="0"/>
          <w:numId w:val="14"/>
        </w:numPr>
        <w:ind w:left="720" w:hanging="360"/>
      </w:pPr>
      <w:r w:rsidDel="00000000" w:rsidR="00000000" w:rsidRPr="00000000">
        <w:rPr>
          <w:rtl w:val="0"/>
        </w:rPr>
        <w:t xml:space="preserve">compare fiat money and Bitcoin at a beginner level;</w:t>
      </w:r>
    </w:p>
    <w:p w:rsidR="00000000" w:rsidDel="00000000" w:rsidP="00000000" w:rsidRDefault="00000000" w:rsidRPr="00000000" w14:paraId="00000036">
      <w:pPr>
        <w:numPr>
          <w:ilvl w:val="0"/>
          <w:numId w:val="14"/>
        </w:numPr>
        <w:ind w:left="720" w:hanging="360"/>
      </w:pPr>
      <w:r w:rsidDel="00000000" w:rsidR="00000000" w:rsidRPr="00000000">
        <w:rPr>
          <w:rtl w:val="0"/>
        </w:rPr>
        <w:t xml:space="preserve">discuss claims using evidence and trade-offs;</w:t>
      </w:r>
    </w:p>
    <w:p w:rsidR="00000000" w:rsidDel="00000000" w:rsidP="00000000" w:rsidRDefault="00000000" w:rsidRPr="00000000" w14:paraId="00000037">
      <w:pPr>
        <w:numPr>
          <w:ilvl w:val="0"/>
          <w:numId w:val="14"/>
        </w:numPr>
        <w:ind w:left="720" w:hanging="360"/>
      </w:pPr>
      <w:r w:rsidDel="00000000" w:rsidR="00000000" w:rsidRPr="00000000">
        <w:rPr>
          <w:rtl w:val="0"/>
        </w:rPr>
        <w:t xml:space="preserve">identify wallet and custody choices;</w:t>
      </w:r>
    </w:p>
    <w:p w:rsidR="00000000" w:rsidDel="00000000" w:rsidP="00000000" w:rsidRDefault="00000000" w:rsidRPr="00000000" w14:paraId="00000038">
      <w:pPr>
        <w:numPr>
          <w:ilvl w:val="0"/>
          <w:numId w:val="14"/>
        </w:numPr>
        <w:ind w:left="720" w:hanging="360"/>
      </w:pPr>
      <w:r w:rsidDel="00000000" w:rsidR="00000000" w:rsidRPr="00000000">
        <w:rPr>
          <w:rtl w:val="0"/>
        </w:rPr>
        <w:t xml:space="preserve">recognize common safety risks;</w:t>
      </w:r>
    </w:p>
    <w:p w:rsidR="00000000" w:rsidDel="00000000" w:rsidP="00000000" w:rsidRDefault="00000000" w:rsidRPr="00000000" w14:paraId="00000039">
      <w:pPr>
        <w:numPr>
          <w:ilvl w:val="0"/>
          <w:numId w:val="14"/>
        </w:numPr>
        <w:ind w:left="720" w:hanging="360"/>
      </w:pPr>
      <w:r w:rsidDel="00000000" w:rsidR="00000000" w:rsidRPr="00000000">
        <w:rPr>
          <w:rtl w:val="0"/>
        </w:rPr>
        <w:t xml:space="preserve">choose a safe next learning step;</w:t>
      </w:r>
    </w:p>
    <w:p w:rsidR="00000000" w:rsidDel="00000000" w:rsidP="00000000" w:rsidRDefault="00000000" w:rsidRPr="00000000" w14:paraId="0000003A">
      <w:pPr>
        <w:numPr>
          <w:ilvl w:val="0"/>
          <w:numId w:val="14"/>
        </w:numPr>
        <w:ind w:left="720" w:hanging="360"/>
      </w:pPr>
      <w:r w:rsidDel="00000000" w:rsidR="00000000" w:rsidRPr="00000000">
        <w:rPr>
          <w:rtl w:val="0"/>
        </w:rPr>
        <w:t xml:space="preserve">connect with a local learning community;</w:t>
      </w:r>
    </w:p>
    <w:p w:rsidR="00000000" w:rsidDel="00000000" w:rsidP="00000000" w:rsidRDefault="00000000" w:rsidRPr="00000000" w14:paraId="0000003B">
      <w:pPr>
        <w:numPr>
          <w:ilvl w:val="0"/>
          <w:numId w:val="14"/>
        </w:numPr>
        <w:ind w:left="720" w:hanging="360"/>
      </w:pPr>
      <w:r w:rsidDel="00000000" w:rsidR="00000000" w:rsidRPr="00000000">
        <w:rPr>
          <w:rtl w:val="0"/>
        </w:rPr>
        <w:t xml:space="preserve">prepare for more advanced study.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 do not need to buy bitcoin to complete this Diploma. You also do not need to install an application or use real funds unless a prepared educator offers an optional, low-risk practice session. Knowledge comes before action.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2f3ybnj7rfug" w:id="7"/>
      <w:bookmarkEnd w:id="7"/>
      <w:r w:rsidDel="00000000" w:rsidR="00000000" w:rsidRPr="00000000">
        <w:rPr>
          <w:rtl w:val="0"/>
        </w:rPr>
        <w:t xml:space="preserve">2. How This Diploma Works</w:t>
      </w:r>
    </w:p>
    <w:p w:rsidR="00000000" w:rsidDel="00000000" w:rsidP="00000000" w:rsidRDefault="00000000" w:rsidRPr="00000000" w14:paraId="00000041">
      <w:pPr>
        <w:pStyle w:val="Heading3"/>
        <w:rPr/>
      </w:pPr>
      <w:bookmarkStart w:colFirst="0" w:colLast="0" w:name="_1kygvct5diqr" w:id="8"/>
      <w:bookmarkEnd w:id="8"/>
      <w:r w:rsidDel="00000000" w:rsidR="00000000" w:rsidRPr="00000000">
        <w:rPr>
          <w:rtl w:val="0"/>
        </w:rPr>
        <w:t xml:space="preserve">What learners will be able to explain by the end</w:t>
      </w:r>
    </w:p>
    <w:p w:rsidR="00000000" w:rsidDel="00000000" w:rsidP="00000000" w:rsidRDefault="00000000" w:rsidRPr="00000000" w14:paraId="00000042">
      <w:pPr>
        <w:rPr/>
      </w:pPr>
      <w:r w:rsidDel="00000000" w:rsidR="00000000" w:rsidRPr="00000000">
        <w:rPr>
          <w:rtl w:val="0"/>
        </w:rPr>
        <w:t xml:space="preserve">After completing the Core Diploma, you should be able to: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4"/>
        </w:numPr>
        <w:ind w:left="720" w:hanging="360"/>
      </w:pPr>
      <w:r w:rsidDel="00000000" w:rsidR="00000000" w:rsidRPr="00000000">
        <w:rPr>
          <w:rtl w:val="0"/>
        </w:rPr>
        <w:t xml:space="preserve">explain what money is and why people use it;</w:t>
      </w:r>
    </w:p>
    <w:p w:rsidR="00000000" w:rsidDel="00000000" w:rsidP="00000000" w:rsidRDefault="00000000" w:rsidRPr="00000000" w14:paraId="00000045">
      <w:pPr>
        <w:numPr>
          <w:ilvl w:val="0"/>
          <w:numId w:val="14"/>
        </w:numPr>
        <w:ind w:left="720" w:hanging="360"/>
      </w:pPr>
      <w:r w:rsidDel="00000000" w:rsidR="00000000" w:rsidRPr="00000000">
        <w:rPr>
          <w:rtl w:val="0"/>
        </w:rPr>
        <w:t xml:space="preserve">identify the functions and useful properties of money;</w:t>
      </w:r>
    </w:p>
    <w:p w:rsidR="00000000" w:rsidDel="00000000" w:rsidP="00000000" w:rsidRDefault="00000000" w:rsidRPr="00000000" w14:paraId="00000046">
      <w:pPr>
        <w:numPr>
          <w:ilvl w:val="0"/>
          <w:numId w:val="14"/>
        </w:numPr>
        <w:ind w:left="720" w:hanging="360"/>
      </w:pPr>
      <w:r w:rsidDel="00000000" w:rsidR="00000000" w:rsidRPr="00000000">
        <w:rPr>
          <w:rtl w:val="0"/>
        </w:rPr>
        <w:t xml:space="preserve">describe the path from barter to modern fiat money;</w:t>
      </w:r>
    </w:p>
    <w:p w:rsidR="00000000" w:rsidDel="00000000" w:rsidP="00000000" w:rsidRDefault="00000000" w:rsidRPr="00000000" w14:paraId="00000047">
      <w:pPr>
        <w:numPr>
          <w:ilvl w:val="0"/>
          <w:numId w:val="14"/>
        </w:numPr>
        <w:ind w:left="720" w:hanging="360"/>
      </w:pPr>
      <w:r w:rsidDel="00000000" w:rsidR="00000000" w:rsidRPr="00000000">
        <w:rPr>
          <w:rtl w:val="0"/>
        </w:rPr>
        <w:t xml:space="preserve">explain inflation, purchasing power, and fractional reserve banking at a beginner level;</w:t>
      </w:r>
    </w:p>
    <w:p w:rsidR="00000000" w:rsidDel="00000000" w:rsidP="00000000" w:rsidRDefault="00000000" w:rsidRPr="00000000" w14:paraId="00000048">
      <w:pPr>
        <w:numPr>
          <w:ilvl w:val="0"/>
          <w:numId w:val="14"/>
        </w:numPr>
        <w:ind w:left="720" w:hanging="360"/>
      </w:pPr>
      <w:r w:rsidDel="00000000" w:rsidR="00000000" w:rsidRPr="00000000">
        <w:rPr>
          <w:rtl w:val="0"/>
        </w:rPr>
        <w:t xml:space="preserve">explain why Bitcoin was created and how it differs from fiat money;</w:t>
      </w:r>
    </w:p>
    <w:p w:rsidR="00000000" w:rsidDel="00000000" w:rsidP="00000000" w:rsidRDefault="00000000" w:rsidRPr="00000000" w14:paraId="00000049">
      <w:pPr>
        <w:numPr>
          <w:ilvl w:val="0"/>
          <w:numId w:val="14"/>
        </w:numPr>
        <w:ind w:left="720" w:hanging="360"/>
      </w:pPr>
      <w:r w:rsidDel="00000000" w:rsidR="00000000" w:rsidRPr="00000000">
        <w:rPr>
          <w:rtl w:val="0"/>
        </w:rPr>
        <w:t xml:space="preserve">describe decentralization, finite supply, peer-to-peer transfer, and verification;</w:t>
      </w:r>
    </w:p>
    <w:p w:rsidR="00000000" w:rsidDel="00000000" w:rsidP="00000000" w:rsidRDefault="00000000" w:rsidRPr="00000000" w14:paraId="0000004A">
      <w:pPr>
        <w:numPr>
          <w:ilvl w:val="0"/>
          <w:numId w:val="14"/>
        </w:numPr>
        <w:ind w:left="720" w:hanging="360"/>
      </w:pPr>
      <w:r w:rsidDel="00000000" w:rsidR="00000000" w:rsidRPr="00000000">
        <w:rPr>
          <w:rtl w:val="0"/>
        </w:rPr>
        <w:t xml:space="preserve">identify the roles of users, nodes, and miners;</w:t>
      </w:r>
    </w:p>
    <w:p w:rsidR="00000000" w:rsidDel="00000000" w:rsidP="00000000" w:rsidRDefault="00000000" w:rsidRPr="00000000" w14:paraId="0000004B">
      <w:pPr>
        <w:numPr>
          <w:ilvl w:val="0"/>
          <w:numId w:val="14"/>
        </w:numPr>
        <w:ind w:left="720" w:hanging="360"/>
      </w:pPr>
      <w:r w:rsidDel="00000000" w:rsidR="00000000" w:rsidRPr="00000000">
        <w:rPr>
          <w:rtl w:val="0"/>
        </w:rPr>
        <w:t xml:space="preserve">explain wallets, addresses, private keys, seed phrases, and custody;</w:t>
      </w:r>
    </w:p>
    <w:p w:rsidR="00000000" w:rsidDel="00000000" w:rsidP="00000000" w:rsidRDefault="00000000" w:rsidRPr="00000000" w14:paraId="0000004C">
      <w:pPr>
        <w:numPr>
          <w:ilvl w:val="0"/>
          <w:numId w:val="14"/>
        </w:numPr>
        <w:ind w:left="720" w:hanging="360"/>
      </w:pPr>
      <w:r w:rsidDel="00000000" w:rsidR="00000000" w:rsidRPr="00000000">
        <w:rPr>
          <w:rtl w:val="0"/>
        </w:rPr>
        <w:t xml:space="preserve">compare custodial and non-custodial use, and hot and cold wallets;</w:t>
      </w:r>
    </w:p>
    <w:p w:rsidR="00000000" w:rsidDel="00000000" w:rsidP="00000000" w:rsidRDefault="00000000" w:rsidRPr="00000000" w14:paraId="0000004D">
      <w:pPr>
        <w:numPr>
          <w:ilvl w:val="0"/>
          <w:numId w:val="14"/>
        </w:numPr>
        <w:ind w:left="720" w:hanging="360"/>
      </w:pPr>
      <w:r w:rsidDel="00000000" w:rsidR="00000000" w:rsidRPr="00000000">
        <w:rPr>
          <w:rtl w:val="0"/>
        </w:rPr>
        <w:t xml:space="preserve">describe receiving, sending, recovery, and transaction verification;</w:t>
      </w:r>
    </w:p>
    <w:p w:rsidR="00000000" w:rsidDel="00000000" w:rsidP="00000000" w:rsidRDefault="00000000" w:rsidRPr="00000000" w14:paraId="0000004E">
      <w:pPr>
        <w:numPr>
          <w:ilvl w:val="0"/>
          <w:numId w:val="14"/>
        </w:numPr>
        <w:ind w:left="720" w:hanging="360"/>
      </w:pPr>
      <w:r w:rsidDel="00000000" w:rsidR="00000000" w:rsidRPr="00000000">
        <w:rPr>
          <w:rtl w:val="0"/>
        </w:rPr>
        <w:t xml:space="preserve">distinguish on-chain and Lightning payments;</w:t>
      </w:r>
    </w:p>
    <w:p w:rsidR="00000000" w:rsidDel="00000000" w:rsidP="00000000" w:rsidRDefault="00000000" w:rsidRPr="00000000" w14:paraId="0000004F">
      <w:pPr>
        <w:numPr>
          <w:ilvl w:val="0"/>
          <w:numId w:val="14"/>
        </w:numPr>
        <w:ind w:left="720" w:hanging="360"/>
      </w:pPr>
      <w:r w:rsidDel="00000000" w:rsidR="00000000" w:rsidRPr="00000000">
        <w:rPr>
          <w:rtl w:val="0"/>
        </w:rPr>
        <w:t xml:space="preserve">recognize common scams and basic safety practices;</w:t>
      </w:r>
    </w:p>
    <w:p w:rsidR="00000000" w:rsidDel="00000000" w:rsidP="00000000" w:rsidRDefault="00000000" w:rsidRPr="00000000" w14:paraId="00000050">
      <w:pPr>
        <w:numPr>
          <w:ilvl w:val="0"/>
          <w:numId w:val="14"/>
        </w:numPr>
        <w:ind w:left="720" w:hanging="360"/>
      </w:pPr>
      <w:r w:rsidDel="00000000" w:rsidR="00000000" w:rsidRPr="00000000">
        <w:rPr>
          <w:rtl w:val="0"/>
        </w:rPr>
        <w:t xml:space="preserve">identify different ways people may acquire or exchange bitcoin without treating one path as a recommendation;</w:t>
      </w:r>
    </w:p>
    <w:p w:rsidR="00000000" w:rsidDel="00000000" w:rsidP="00000000" w:rsidRDefault="00000000" w:rsidRPr="00000000" w14:paraId="00000051">
      <w:pPr>
        <w:numPr>
          <w:ilvl w:val="0"/>
          <w:numId w:val="14"/>
        </w:numPr>
        <w:ind w:left="720" w:hanging="360"/>
      </w:pPr>
      <w:r w:rsidDel="00000000" w:rsidR="00000000" w:rsidRPr="00000000">
        <w:rPr>
          <w:rtl w:val="0"/>
        </w:rPr>
        <w:t xml:space="preserve">discuss how Bitcoin may function as money in a local community.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These outcomes are a foundation, not proof of expert skill. Completing the Diploma does not mean you are ready to manage large amounts of bitcoin, advise other people, or solve advanced technical problems without support.</w:t>
      </w:r>
    </w:p>
    <w:p w:rsidR="00000000" w:rsidDel="00000000" w:rsidP="00000000" w:rsidRDefault="00000000" w:rsidRPr="00000000" w14:paraId="00000054">
      <w:pPr>
        <w:pStyle w:val="Heading3"/>
        <w:rPr/>
      </w:pPr>
      <w:bookmarkStart w:colFirst="0" w:colLast="0" w:name="_yskttvm8tra9" w:id="9"/>
      <w:bookmarkEnd w:id="9"/>
      <w:r w:rsidDel="00000000" w:rsidR="00000000" w:rsidRPr="00000000">
        <w:rPr>
          <w:rtl w:val="0"/>
        </w:rPr>
        <w:t xml:space="preserve">Learning style: in-person preferred, discussion, reflection, practice, and guided activities</w:t>
      </w:r>
    </w:p>
    <w:p w:rsidR="00000000" w:rsidDel="00000000" w:rsidP="00000000" w:rsidRDefault="00000000" w:rsidRPr="00000000" w14:paraId="00000055">
      <w:pPr>
        <w:rPr/>
      </w:pPr>
      <w:r w:rsidDel="00000000" w:rsidR="00000000" w:rsidRPr="00000000">
        <w:rPr>
          <w:rtl w:val="0"/>
        </w:rPr>
        <w:t xml:space="preserve">This Diploma is designed first for in-person learning. The book provides the shared knowledge path. Your educator adds discussion, guided activities, demonstrations, and local context.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Each block follows the same rhythm: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Learn a core idea.</w:t>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Check your understanding.</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Apply the idea to a comparison, question, scenario, or demonstration.</w:t>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Explain the idea in your own words.</w:t>
      </w:r>
    </w:p>
    <w:p w:rsidR="00000000" w:rsidDel="00000000" w:rsidP="00000000" w:rsidRDefault="00000000" w:rsidRPr="00000000" w14:paraId="0000005D">
      <w:pPr>
        <w:numPr>
          <w:ilvl w:val="0"/>
          <w:numId w:val="6"/>
        </w:numPr>
        <w:ind w:left="720" w:hanging="360"/>
      </w:pPr>
      <w:r w:rsidDel="00000000" w:rsidR="00000000" w:rsidRPr="00000000">
        <w:rPr>
          <w:rtl w:val="0"/>
        </w:rPr>
        <w:t xml:space="preserve">Review how it connects to the next block.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will learn more by participating than by reading silently. Some questions do not have one correct answer. What matters is whether you can explain your reasoning, examine evidence, and revise your view when you learn something new.</w:t>
      </w:r>
    </w:p>
    <w:p w:rsidR="00000000" w:rsidDel="00000000" w:rsidP="00000000" w:rsidRDefault="00000000" w:rsidRPr="00000000" w14:paraId="00000060">
      <w:pPr>
        <w:pStyle w:val="Heading3"/>
        <w:rPr/>
      </w:pPr>
      <w:bookmarkStart w:colFirst="0" w:colLast="0" w:name="_vcsy0gxdwm2l" w:id="10"/>
      <w:bookmarkEnd w:id="10"/>
      <w:r w:rsidDel="00000000" w:rsidR="00000000" w:rsidRPr="00000000">
        <w:rPr>
          <w:rtl w:val="0"/>
        </w:rPr>
        <w:t xml:space="preserve">Participation expectations</w:t>
      </w:r>
    </w:p>
    <w:p w:rsidR="00000000" w:rsidDel="00000000" w:rsidP="00000000" w:rsidRDefault="00000000" w:rsidRPr="00000000" w14:paraId="00000061">
      <w:pPr>
        <w:rPr/>
      </w:pPr>
      <w:r w:rsidDel="00000000" w:rsidR="00000000" w:rsidRPr="00000000">
        <w:rPr>
          <w:rtl w:val="0"/>
        </w:rPr>
        <w:t xml:space="preserve">Come prepared to think, ask, listen, and contribute. You are not expected to agree with every claim or with every person in the room.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During discussion: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25"/>
        </w:numPr>
        <w:ind w:left="720" w:hanging="360"/>
      </w:pPr>
      <w:r w:rsidDel="00000000" w:rsidR="00000000" w:rsidRPr="00000000">
        <w:rPr>
          <w:rtl w:val="0"/>
        </w:rPr>
        <w:t xml:space="preserve">describe ideas in your own words;</w:t>
      </w:r>
    </w:p>
    <w:p w:rsidR="00000000" w:rsidDel="00000000" w:rsidP="00000000" w:rsidRDefault="00000000" w:rsidRPr="00000000" w14:paraId="00000066">
      <w:pPr>
        <w:numPr>
          <w:ilvl w:val="0"/>
          <w:numId w:val="25"/>
        </w:numPr>
        <w:ind w:left="720" w:hanging="360"/>
      </w:pPr>
      <w:r w:rsidDel="00000000" w:rsidR="00000000" w:rsidRPr="00000000">
        <w:rPr>
          <w:rtl w:val="0"/>
        </w:rPr>
        <w:t xml:space="preserve">ask for clarification when a term is unclear;</w:t>
      </w:r>
    </w:p>
    <w:p w:rsidR="00000000" w:rsidDel="00000000" w:rsidP="00000000" w:rsidRDefault="00000000" w:rsidRPr="00000000" w14:paraId="00000067">
      <w:pPr>
        <w:numPr>
          <w:ilvl w:val="0"/>
          <w:numId w:val="25"/>
        </w:numPr>
        <w:ind w:left="720" w:hanging="360"/>
      </w:pPr>
      <w:r w:rsidDel="00000000" w:rsidR="00000000" w:rsidRPr="00000000">
        <w:rPr>
          <w:rtl w:val="0"/>
        </w:rPr>
        <w:t xml:space="preserve">separate personal experience from general evidence;</w:t>
      </w:r>
    </w:p>
    <w:p w:rsidR="00000000" w:rsidDel="00000000" w:rsidP="00000000" w:rsidRDefault="00000000" w:rsidRPr="00000000" w14:paraId="00000068">
      <w:pPr>
        <w:numPr>
          <w:ilvl w:val="0"/>
          <w:numId w:val="25"/>
        </w:numPr>
        <w:ind w:left="720" w:hanging="360"/>
      </w:pPr>
      <w:r w:rsidDel="00000000" w:rsidR="00000000" w:rsidRPr="00000000">
        <w:rPr>
          <w:rtl w:val="0"/>
        </w:rPr>
        <w:t xml:space="preserve">challenge ideas without attacking people;</w:t>
      </w:r>
    </w:p>
    <w:p w:rsidR="00000000" w:rsidDel="00000000" w:rsidP="00000000" w:rsidRDefault="00000000" w:rsidRPr="00000000" w14:paraId="00000069">
      <w:pPr>
        <w:numPr>
          <w:ilvl w:val="0"/>
          <w:numId w:val="25"/>
        </w:numPr>
        <w:ind w:left="720" w:hanging="360"/>
      </w:pPr>
      <w:r w:rsidDel="00000000" w:rsidR="00000000" w:rsidRPr="00000000">
        <w:rPr>
          <w:rtl w:val="0"/>
        </w:rPr>
        <w:t xml:space="preserve">state uncertainty when you are unsure;</w:t>
      </w:r>
    </w:p>
    <w:p w:rsidR="00000000" w:rsidDel="00000000" w:rsidP="00000000" w:rsidRDefault="00000000" w:rsidRPr="00000000" w14:paraId="0000006A">
      <w:pPr>
        <w:numPr>
          <w:ilvl w:val="0"/>
          <w:numId w:val="25"/>
        </w:numPr>
        <w:ind w:left="720" w:hanging="360"/>
      </w:pPr>
      <w:r w:rsidDel="00000000" w:rsidR="00000000" w:rsidRPr="00000000">
        <w:rPr>
          <w:rtl w:val="0"/>
        </w:rPr>
        <w:t xml:space="preserve">protect other people's private financial information;</w:t>
      </w:r>
    </w:p>
    <w:p w:rsidR="00000000" w:rsidDel="00000000" w:rsidP="00000000" w:rsidRDefault="00000000" w:rsidRPr="00000000" w14:paraId="0000006B">
      <w:pPr>
        <w:numPr>
          <w:ilvl w:val="0"/>
          <w:numId w:val="25"/>
        </w:numPr>
        <w:ind w:left="720" w:hanging="360"/>
      </w:pPr>
      <w:r w:rsidDel="00000000" w:rsidR="00000000" w:rsidRPr="00000000">
        <w:rPr>
          <w:rtl w:val="0"/>
        </w:rPr>
        <w:t xml:space="preserve">do not pressure anyone to buy, sell, or reveal how much money they hold.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Your educator may ask for short written responses, explanations, or practical checks as evidence of learning. These are opportunities to discover what you understand and what you should review.</w:t>
      </w:r>
    </w:p>
    <w:p w:rsidR="00000000" w:rsidDel="00000000" w:rsidP="00000000" w:rsidRDefault="00000000" w:rsidRPr="00000000" w14:paraId="0000006E">
      <w:pPr>
        <w:pStyle w:val="Heading3"/>
        <w:rPr/>
      </w:pPr>
      <w:bookmarkStart w:colFirst="0" w:colLast="0" w:name="_69nk865igc5o" w:id="11"/>
      <w:bookmarkEnd w:id="11"/>
      <w:r w:rsidDel="00000000" w:rsidR="00000000" w:rsidRPr="00000000">
        <w:rPr>
          <w:rtl w:val="0"/>
        </w:rPr>
        <w:t xml:space="preserve">Required prior knowledge: none</w:t>
      </w:r>
    </w:p>
    <w:p w:rsidR="00000000" w:rsidDel="00000000" w:rsidP="00000000" w:rsidRDefault="00000000" w:rsidRPr="00000000" w14:paraId="0000006F">
      <w:pPr>
        <w:rPr/>
      </w:pPr>
      <w:r w:rsidDel="00000000" w:rsidR="00000000" w:rsidRPr="00000000">
        <w:rPr>
          <w:rtl w:val="0"/>
        </w:rPr>
        <w:t xml:space="preserve">No prior knowledge is required. The course introduces each required term before using it in greater depth.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Basic reading and everyday arithmetic are useful. The most important calculation is understanding that one bitcoin can be divided into 100,000,000 smaller units called satoshis. A calculator may help, but advanced mathematics is not required.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you already use Bitcoin, use this course to test your explanations. Being able to perform an action is different from being able to explain why it works and what risks it creates.</w:t>
      </w:r>
    </w:p>
    <w:p w:rsidR="00000000" w:rsidDel="00000000" w:rsidP="00000000" w:rsidRDefault="00000000" w:rsidRPr="00000000" w14:paraId="00000074">
      <w:pPr>
        <w:pStyle w:val="Heading3"/>
        <w:rPr/>
      </w:pPr>
      <w:bookmarkStart w:colFirst="0" w:colLast="0" w:name="_k6dd1o3zvhd1" w:id="12"/>
      <w:bookmarkEnd w:id="12"/>
      <w:r w:rsidDel="00000000" w:rsidR="00000000" w:rsidRPr="00000000">
        <w:rPr>
          <w:rtl w:val="0"/>
        </w:rPr>
        <w:t xml:space="preserve">Required materials and technology expectations</w:t>
      </w:r>
    </w:p>
    <w:p w:rsidR="00000000" w:rsidDel="00000000" w:rsidP="00000000" w:rsidRDefault="00000000" w:rsidRPr="00000000" w14:paraId="00000075">
      <w:pPr>
        <w:rPr/>
      </w:pPr>
      <w:r w:rsidDel="00000000" w:rsidR="00000000" w:rsidRPr="00000000">
        <w:rPr>
          <w:rtl w:val="0"/>
        </w:rPr>
        <w:t xml:space="preserve">For the Core path, you need: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25"/>
        </w:numPr>
        <w:ind w:left="720" w:hanging="360"/>
      </w:pPr>
      <w:r w:rsidDel="00000000" w:rsidR="00000000" w:rsidRPr="00000000">
        <w:rPr>
          <w:rtl w:val="0"/>
        </w:rPr>
        <w:t xml:space="preserve">this book in print or PDF form;</w:t>
      </w:r>
    </w:p>
    <w:p w:rsidR="00000000" w:rsidDel="00000000" w:rsidP="00000000" w:rsidRDefault="00000000" w:rsidRPr="00000000" w14:paraId="00000078">
      <w:pPr>
        <w:numPr>
          <w:ilvl w:val="0"/>
          <w:numId w:val="25"/>
        </w:numPr>
        <w:ind w:left="720" w:hanging="360"/>
      </w:pPr>
      <w:r w:rsidDel="00000000" w:rsidR="00000000" w:rsidRPr="00000000">
        <w:rPr>
          <w:rtl w:val="0"/>
        </w:rPr>
        <w:t xml:space="preserve">a pen or another way to record answers;</w:t>
      </w:r>
    </w:p>
    <w:p w:rsidR="00000000" w:rsidDel="00000000" w:rsidP="00000000" w:rsidRDefault="00000000" w:rsidRPr="00000000" w14:paraId="00000079">
      <w:pPr>
        <w:numPr>
          <w:ilvl w:val="0"/>
          <w:numId w:val="25"/>
        </w:numPr>
        <w:ind w:left="720" w:hanging="360"/>
      </w:pPr>
      <w:r w:rsidDel="00000000" w:rsidR="00000000" w:rsidRPr="00000000">
        <w:rPr>
          <w:rtl w:val="0"/>
        </w:rPr>
        <w:t xml:space="preserve">an educator or study group where available;</w:t>
      </w:r>
    </w:p>
    <w:p w:rsidR="00000000" w:rsidDel="00000000" w:rsidP="00000000" w:rsidRDefault="00000000" w:rsidRPr="00000000" w14:paraId="0000007A">
      <w:pPr>
        <w:numPr>
          <w:ilvl w:val="0"/>
          <w:numId w:val="25"/>
        </w:numPr>
        <w:ind w:left="720" w:hanging="360"/>
      </w:pPr>
      <w:r w:rsidDel="00000000" w:rsidR="00000000" w:rsidRPr="00000000">
        <w:rPr>
          <w:rtl w:val="0"/>
        </w:rPr>
        <w:t xml:space="preserve">time to discuss and reflect.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 phone and internet connection may support optional demonstrations, but they are not required for the essential explanations. Do not install a wallet or create a seed phrase only because another learner tells you to. Use tools only under clear guidance and only when you understand the purpose and risk.</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For any practice with a device: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25"/>
        </w:numPr>
        <w:ind w:left="720" w:hanging="360"/>
      </w:pPr>
      <w:r w:rsidDel="00000000" w:rsidR="00000000" w:rsidRPr="00000000">
        <w:rPr>
          <w:rtl w:val="0"/>
        </w:rPr>
        <w:t xml:space="preserve">use a device you control;</w:t>
      </w:r>
    </w:p>
    <w:p w:rsidR="00000000" w:rsidDel="00000000" w:rsidP="00000000" w:rsidRDefault="00000000" w:rsidRPr="00000000" w14:paraId="00000081">
      <w:pPr>
        <w:numPr>
          <w:ilvl w:val="0"/>
          <w:numId w:val="25"/>
        </w:numPr>
        <w:ind w:left="720" w:hanging="360"/>
      </w:pPr>
      <w:r w:rsidDel="00000000" w:rsidR="00000000" w:rsidRPr="00000000">
        <w:rPr>
          <w:rtl w:val="0"/>
        </w:rPr>
        <w:t xml:space="preserve">install software only from a source you have verified;</w:t>
      </w:r>
    </w:p>
    <w:p w:rsidR="00000000" w:rsidDel="00000000" w:rsidP="00000000" w:rsidRDefault="00000000" w:rsidRPr="00000000" w14:paraId="00000082">
      <w:pPr>
        <w:numPr>
          <w:ilvl w:val="0"/>
          <w:numId w:val="25"/>
        </w:numPr>
        <w:ind w:left="720" w:hanging="360"/>
      </w:pPr>
      <w:r w:rsidDel="00000000" w:rsidR="00000000" w:rsidRPr="00000000">
        <w:rPr>
          <w:rtl w:val="0"/>
        </w:rPr>
        <w:t xml:space="preserve">use test funds or a very small amount;</w:t>
      </w:r>
    </w:p>
    <w:p w:rsidR="00000000" w:rsidDel="00000000" w:rsidP="00000000" w:rsidRDefault="00000000" w:rsidRPr="00000000" w14:paraId="00000083">
      <w:pPr>
        <w:numPr>
          <w:ilvl w:val="0"/>
          <w:numId w:val="25"/>
        </w:numPr>
        <w:ind w:left="720" w:hanging="360"/>
      </w:pPr>
      <w:r w:rsidDel="00000000" w:rsidR="00000000" w:rsidRPr="00000000">
        <w:rPr>
          <w:rtl w:val="0"/>
        </w:rPr>
        <w:t xml:space="preserve">never use another person's real seed phrase;</w:t>
      </w:r>
    </w:p>
    <w:p w:rsidR="00000000" w:rsidDel="00000000" w:rsidP="00000000" w:rsidRDefault="00000000" w:rsidRPr="00000000" w14:paraId="00000084">
      <w:pPr>
        <w:numPr>
          <w:ilvl w:val="0"/>
          <w:numId w:val="25"/>
        </w:numPr>
        <w:ind w:left="720" w:hanging="360"/>
      </w:pPr>
      <w:r w:rsidDel="00000000" w:rsidR="00000000" w:rsidRPr="00000000">
        <w:rPr>
          <w:rtl w:val="0"/>
        </w:rPr>
        <w:t xml:space="preserve">never display a seed phrase to a class, camera, website, or message service.</w:t>
      </w:r>
    </w:p>
    <w:p w:rsidR="00000000" w:rsidDel="00000000" w:rsidP="00000000" w:rsidRDefault="00000000" w:rsidRPr="00000000" w14:paraId="00000085">
      <w:pPr>
        <w:pStyle w:val="Heading3"/>
        <w:rPr/>
      </w:pPr>
      <w:bookmarkStart w:colFirst="0" w:colLast="0" w:name="_hdt3g2quz8op" w:id="13"/>
      <w:bookmarkEnd w:id="13"/>
      <w:r w:rsidDel="00000000" w:rsidR="00000000" w:rsidRPr="00000000">
        <w:rPr>
          <w:rtl w:val="0"/>
        </w:rPr>
        <w:t xml:space="preserve">How the print/PDF path works offline</w:t>
      </w:r>
    </w:p>
    <w:p w:rsidR="00000000" w:rsidDel="00000000" w:rsidP="00000000" w:rsidRDefault="00000000" w:rsidRPr="00000000" w14:paraId="00000086">
      <w:pPr>
        <w:rPr/>
      </w:pPr>
      <w:r w:rsidDel="00000000" w:rsidR="00000000" w:rsidRPr="00000000">
        <w:rPr>
          <w:rtl w:val="0"/>
        </w:rPr>
        <w:t xml:space="preserve">All Core definitions, comparisons, safety rules, and review questions are contained in this book. Internet links and QR codes are optional. They may provide updates, source files, or ways to connect, but they are not required to understand the course.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When a demonstration needs internet access, your educator should provide an offline alternative. This may be a printed wallet screen, a transaction scenario, a card exercise, or a step-by-step discussion. A failed connection should not stop learning.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Some information changes over time. Fees, laws, taxes, available services, wallet features, and local merchant lists are examples. This book explains the lasting concepts. Your educator should verify current local details before presenting them.</w:t>
      </w:r>
    </w:p>
    <w:p w:rsidR="00000000" w:rsidDel="00000000" w:rsidP="00000000" w:rsidRDefault="00000000" w:rsidRPr="00000000" w14:paraId="0000008B">
      <w:pPr>
        <w:pStyle w:val="Heading3"/>
        <w:rPr/>
      </w:pPr>
      <w:bookmarkStart w:colFirst="0" w:colLast="0" w:name="_jq4giw68olp7" w:id="14"/>
      <w:bookmarkEnd w:id="14"/>
      <w:r w:rsidDel="00000000" w:rsidR="00000000" w:rsidRPr="00000000">
        <w:rPr>
          <w:rtl w:val="0"/>
        </w:rPr>
        <w:t xml:space="preserve">Safety, responsibility, and no financial advice</w:t>
      </w:r>
    </w:p>
    <w:p w:rsidR="00000000" w:rsidDel="00000000" w:rsidP="00000000" w:rsidRDefault="00000000" w:rsidRPr="00000000" w14:paraId="0000008C">
      <w:pPr>
        <w:rPr/>
      </w:pPr>
      <w:r w:rsidDel="00000000" w:rsidR="00000000" w:rsidRPr="00000000">
        <w:rPr>
          <w:rtl w:val="0"/>
        </w:rPr>
        <w:t xml:space="preserve">This Diploma is for education. It does not provide financial, investment, legal, or tax advice. It does not promise that bitcoin will increase in price. It does not recommend that you buy, sell, borrow against, or hold any amount of bitcoin.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Bitcoin's market price can change quickly. Transactions can be difficult or impossible to reverse. A lost seed phrase, exposed private key, dishonest custodian, software error, or scam can cause permanent loss.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Use three rules throughout the course: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0"/>
        </w:numPr>
        <w:ind w:left="720" w:hanging="360"/>
      </w:pPr>
      <w:r w:rsidDel="00000000" w:rsidR="00000000" w:rsidRPr="00000000">
        <w:rPr>
          <w:b w:val="1"/>
          <w:bCs w:val="1"/>
          <w:rtl w:val="0"/>
        </w:rPr>
        <w:t xml:space="preserve">Learn first.</w:t>
      </w:r>
      <w:r w:rsidDel="00000000" w:rsidR="00000000" w:rsidRPr="00000000">
        <w:rPr>
          <w:rtl w:val="0"/>
        </w:rPr>
        <w:t xml:space="preserve"> Do not act only because of excitement, fear, or pressure.</w:t>
      </w:r>
    </w:p>
    <w:p w:rsidR="00000000" w:rsidDel="00000000" w:rsidP="00000000" w:rsidRDefault="00000000" w:rsidRPr="00000000" w14:paraId="00000093">
      <w:pPr>
        <w:numPr>
          <w:ilvl w:val="0"/>
          <w:numId w:val="10"/>
        </w:numPr>
        <w:ind w:left="720" w:hanging="360"/>
      </w:pPr>
      <w:r w:rsidDel="00000000" w:rsidR="00000000" w:rsidRPr="00000000">
        <w:rPr>
          <w:b w:val="1"/>
          <w:bCs w:val="1"/>
          <w:rtl w:val="0"/>
        </w:rPr>
        <w:t xml:space="preserve">Start small.</w:t>
      </w:r>
      <w:r w:rsidDel="00000000" w:rsidR="00000000" w:rsidRPr="00000000">
        <w:rPr>
          <w:rtl w:val="0"/>
        </w:rPr>
        <w:t xml:space="preserve"> Test unfamiliar tools and processes with an amount you can afford to lose.</w:t>
      </w:r>
    </w:p>
    <w:p w:rsidR="00000000" w:rsidDel="00000000" w:rsidP="00000000" w:rsidRDefault="00000000" w:rsidRPr="00000000" w14:paraId="00000094">
      <w:pPr>
        <w:numPr>
          <w:ilvl w:val="0"/>
          <w:numId w:val="10"/>
        </w:numPr>
        <w:ind w:left="720" w:hanging="360"/>
      </w:pPr>
      <w:r w:rsidDel="00000000" w:rsidR="00000000" w:rsidRPr="00000000">
        <w:rPr>
          <w:b w:val="1"/>
          <w:bCs w:val="1"/>
          <w:rtl w:val="0"/>
        </w:rPr>
        <w:t xml:space="preserve">Verify.</w:t>
      </w:r>
      <w:r w:rsidDel="00000000" w:rsidR="00000000" w:rsidRPr="00000000">
        <w:rPr>
          <w:rtl w:val="0"/>
        </w:rPr>
        <w:t xml:space="preserve"> Check addresses, amounts, fees, sources, and people before you approve an action.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Responsibility also includes knowing when to ask for help. Seek help before moving meaningful funds, but never reveal a seed phrase or private key to the person helping you.</w:t>
      </w:r>
    </w:p>
    <w:p w:rsidR="00000000" w:rsidDel="00000000" w:rsidP="00000000" w:rsidRDefault="00000000" w:rsidRPr="00000000" w14:paraId="00000097">
      <w:pPr>
        <w:pStyle w:val="Heading3"/>
        <w:rPr/>
      </w:pPr>
      <w:bookmarkStart w:colFirst="0" w:colLast="0" w:name="_o4wevhtuwwww" w:id="15"/>
      <w:bookmarkEnd w:id="15"/>
      <w:r w:rsidDel="00000000" w:rsidR="00000000" w:rsidRPr="00000000">
        <w:rPr>
          <w:rtl w:val="0"/>
        </w:rPr>
        <w:t xml:space="preserve">What belongs in Core, Custom, and Advanced learning</w:t>
      </w:r>
    </w:p>
    <w:p w:rsidR="00000000" w:rsidDel="00000000" w:rsidP="00000000" w:rsidRDefault="00000000" w:rsidRPr="00000000" w14:paraId="00000098">
      <w:pPr>
        <w:rPr/>
      </w:pPr>
      <w:r w:rsidDel="00000000" w:rsidR="00000000" w:rsidRPr="00000000">
        <w:rPr>
          <w:b w:val="1"/>
          <w:bCs w:val="1"/>
          <w:rtl w:val="0"/>
        </w:rPr>
        <w:t xml:space="preserve">Core</w:t>
      </w:r>
      <w:r w:rsidDel="00000000" w:rsidR="00000000" w:rsidRPr="00000000">
        <w:rPr>
          <w:rtl w:val="0"/>
        </w:rPr>
        <w:t xml:space="preserve"> is the shared beginner path in Blocks 1, 2, and 3. Every learner studies the same main concepts and safety outcomes.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Custom</w:t>
      </w:r>
      <w:r w:rsidDel="00000000" w:rsidR="00000000" w:rsidRPr="00000000">
        <w:rPr>
          <w:rtl w:val="0"/>
        </w:rPr>
        <w:t xml:space="preserve"> is Block 4. An educator selects local workshops and examples based on the community's tools, laws, risks, language, infrastructure, and needs. Custom learning may include earning, saving, receiving, spending, Lightning, local exchange pathways, merchants, or circular economies.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Advanced</w:t>
      </w:r>
      <w:r w:rsidDel="00000000" w:rsidR="00000000" w:rsidRPr="00000000">
        <w:rPr>
          <w:rtl w:val="0"/>
        </w:rPr>
        <w:t xml:space="preserve"> learning goes beyond this Diploma. It may examine deeper economics, cryptography, mining, privacy, transaction structure, Lightning operations, business use, or security. Advanced material is kept separate so the beginner path remains clear and safe.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 topic is not unimportant because it is outside the Core path. It may simply require more time or prior knowledge.</w:t>
      </w:r>
    </w:p>
    <w:p w:rsidR="00000000" w:rsidDel="00000000" w:rsidP="00000000" w:rsidRDefault="00000000" w:rsidRPr="00000000" w14:paraId="0000009F">
      <w:pPr>
        <w:pStyle w:val="Heading3"/>
        <w:rPr/>
      </w:pPr>
      <w:bookmarkStart w:colFirst="0" w:colLast="0" w:name="_s03r7gg3ulbr" w:id="16"/>
      <w:bookmarkEnd w:id="16"/>
      <w:r w:rsidDel="00000000" w:rsidR="00000000" w:rsidRPr="00000000">
        <w:rPr>
          <w:rtl w:val="0"/>
        </w:rPr>
        <w:t xml:space="preserve">How the 4-block learning path is organized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Core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Learner promise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1. Problem / Fiat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Understand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What problem does fiat money 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You can explain the money problem Bitcoin responds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2. Solution / 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Understand the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Why was Bitcoin created, and how does it respond?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You can explain Bitcoin's purpose and core properties.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3. Action / Self-Custody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Understand the 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How do I use and secure Bitcoin responsibly?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You can explain beginner custody and safety concepts.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4. Custom / Bitcoin As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Connect learning to local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How can Bitcoin function as money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You can identify relevant local uses, tools, risks, and next steps.</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Each block is designed for approximately two hours of learning, including discussion and practice. The exact timing may change with class size and local activities.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4uxyc7s681up" w:id="17"/>
      <w:bookmarkEnd w:id="17"/>
      <w:r w:rsidDel="00000000" w:rsidR="00000000" w:rsidRPr="00000000">
        <w:rPr>
          <w:rtl w:val="0"/>
        </w:rPr>
        <w:t xml:space="preserve">3. Block 1: Problem / </w:t>
      </w:r>
      <w:ins w:author="Larry Spraker" w:id="0" w:date="2026-07-15T11:33:17Z">
        <w:commentRangeStart w:id="4"/>
        <w:r w:rsidDel="00000000" w:rsidR="00000000" w:rsidRPr="00000000">
          <w:rPr>
            <w:rtl w:val="0"/>
          </w:rPr>
          <w:t xml:space="preserve">Broken Money</w:t>
        </w:r>
      </w:ins>
      <w:del w:author="Larry Spraker" w:id="0" w:date="2026-07-15T11:33:17Z">
        <w:commentRangeEnd w:id="4"/>
        <w:r w:rsidDel="00000000" w:rsidR="00000000" w:rsidRPr="00000000">
          <w:commentReference w:id="4"/>
        </w:r>
        <w:r w:rsidDel="00000000" w:rsidR="00000000" w:rsidRPr="00000000">
          <w:rPr>
            <w:rtl w:val="0"/>
          </w:rPr>
          <w:delText xml:space="preserve">Fiat</w:delText>
        </w:r>
      </w:del>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Learner promise:</w:t>
      </w:r>
      <w:r w:rsidDel="00000000" w:rsidR="00000000" w:rsidRPr="00000000">
        <w:rPr>
          <w:rtl w:val="0"/>
        </w:rPr>
        <w:t xml:space="preserve"> You will understand the money problem Bitcoin responds to.</w:t>
      </w:r>
    </w:p>
    <w:p w:rsidR="00000000" w:rsidDel="00000000" w:rsidP="00000000" w:rsidRDefault="00000000" w:rsidRPr="00000000" w14:paraId="000000BA">
      <w:pPr>
        <w:pStyle w:val="Heading3"/>
        <w:rPr/>
      </w:pPr>
      <w:bookmarkStart w:colFirst="0" w:colLast="0" w:name="_h8zqjuz7k2xi" w:id="18"/>
      <w:bookmarkEnd w:id="18"/>
      <w:r w:rsidDel="00000000" w:rsidR="00000000" w:rsidRPr="00000000">
        <w:rPr>
          <w:rtl w:val="0"/>
        </w:rPr>
        <w:t xml:space="preserve">Opening questions about money</w:t>
      </w:r>
    </w:p>
    <w:p w:rsidR="00000000" w:rsidDel="00000000" w:rsidP="00000000" w:rsidRDefault="00000000" w:rsidRPr="00000000" w14:paraId="000000BB">
      <w:pPr>
        <w:rPr/>
      </w:pPr>
      <w:r w:rsidDel="00000000" w:rsidR="00000000" w:rsidRPr="00000000">
        <w:rPr>
          <w:rtl w:val="0"/>
        </w:rPr>
        <w:t xml:space="preserve">Money is familiar, but it is not simple. Begin by writing a short answer to each question: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Why do people need money?</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What makes something money?</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Who can create or control the money you use?</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Why does money have value?</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Does your money buy the same amount today as it did in the past?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Keep your answers. Return to them at the end of the Diploma. A good course may strengthen some of your views and change others.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As you discuss these questions, notice the difference between a fact and a preference. “This note is accepted for taxes” is a fact that can be checked. “This is the best form of money” is a conclusion that needs criteria and evidence.</w:t>
      </w:r>
    </w:p>
    <w:p w:rsidR="00000000" w:rsidDel="00000000" w:rsidP="00000000" w:rsidRDefault="00000000" w:rsidRPr="00000000" w14:paraId="000000C6">
      <w:pPr>
        <w:pStyle w:val="Heading3"/>
        <w:rPr/>
      </w:pPr>
      <w:bookmarkStart w:colFirst="0" w:colLast="0" w:name="_4mjida6pz08e" w:id="19"/>
      <w:bookmarkEnd w:id="19"/>
      <w:r w:rsidDel="00000000" w:rsidR="00000000" w:rsidRPr="00000000">
        <w:rPr>
          <w:rtl w:val="0"/>
        </w:rPr>
        <w:t xml:space="preserve">Why money exists</w:t>
      </w:r>
    </w:p>
    <w:p w:rsidR="00000000" w:rsidDel="00000000" w:rsidP="00000000" w:rsidRDefault="00000000" w:rsidRPr="00000000" w14:paraId="000000C7">
      <w:pPr>
        <w:rPr/>
      </w:pPr>
      <w:r w:rsidDel="00000000" w:rsidR="00000000" w:rsidRPr="00000000">
        <w:rPr>
          <w:rtl w:val="0"/>
        </w:rPr>
        <w:t xml:space="preserve">People have different skills, resources, needs, and plans. Exchange allows them to specialize. A farmer can grow food, a builder can build homes, and a nurse can provide care. Each person can trade the value of their work for the work of others.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Direct exchange is often difficult. The person who has what you need may not want what you offer. Money solves this coordination problem. It is an asset that people accept because they expect other people to accept it later.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Money helps strangers cooperate across distance and time. It allows a worker to receive value today and use it next week or next year. It also creates a common way to record prices, debts, income, costs, and savings.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Money is not the food, home, time, or skill that people value. It is a tool for measuring and exchanging claims on those things. Its usefulness depends on trust, rules, social acceptance, and its monetary properties.</w:t>
      </w:r>
    </w:p>
    <w:p w:rsidR="00000000" w:rsidDel="00000000" w:rsidP="00000000" w:rsidRDefault="00000000" w:rsidRPr="00000000" w14:paraId="000000CE">
      <w:pPr>
        <w:pStyle w:val="Heading3"/>
        <w:rPr/>
      </w:pPr>
      <w:bookmarkStart w:colFirst="0" w:colLast="0" w:name="_jnemtrmyaryn" w:id="20"/>
      <w:bookmarkEnd w:id="20"/>
      <w:r w:rsidDel="00000000" w:rsidR="00000000" w:rsidRPr="00000000">
        <w:rPr>
          <w:rtl w:val="0"/>
        </w:rPr>
        <w:t xml:space="preserve">Functions and properties of money</w:t>
      </w:r>
    </w:p>
    <w:p w:rsidR="00000000" w:rsidDel="00000000" w:rsidP="00000000" w:rsidRDefault="00000000" w:rsidRPr="00000000" w14:paraId="000000CF">
      <w:pPr>
        <w:rPr/>
      </w:pPr>
      <w:r w:rsidDel="00000000" w:rsidR="00000000" w:rsidRPr="00000000">
        <w:rPr>
          <w:rtl w:val="0"/>
        </w:rPr>
        <w:t xml:space="preserve">Money usually performs three main functions.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Medium of exchange:</w:t>
      </w:r>
      <w:r w:rsidDel="00000000" w:rsidR="00000000" w:rsidRPr="00000000">
        <w:rPr>
          <w:rtl w:val="0"/>
        </w:rPr>
        <w:t xml:space="preserve"> People accept it in payment for goods and services. This reduces the need for direct barter.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Unit of account:</w:t>
      </w:r>
      <w:r w:rsidDel="00000000" w:rsidR="00000000" w:rsidRPr="00000000">
        <w:rPr>
          <w:rtl w:val="0"/>
        </w:rPr>
        <w:t xml:space="preserve"> Prices are expressed in a shared unit. This allows people to compare the cost of different goods and keep financial records.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Store of value:</w:t>
      </w:r>
      <w:r w:rsidDel="00000000" w:rsidR="00000000" w:rsidRPr="00000000">
        <w:rPr>
          <w:rtl w:val="0"/>
        </w:rPr>
        <w:t xml:space="preserve"> Value can be moved from the present into the future. No money stores value perfectly, but some forms lose purchasing power more slowly than others.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 item can perform one function better than another. A national currency may be widely accepted for daily payments while another asset may be chosen for long-term saving.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Useful money also tends to have several properties: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Question to 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Can it remain usable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Can people move or transfer it without excessive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Divisibility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Can it represent both small and large amounts?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Fungibility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Are equal units normally interchangeable?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Scarcity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Is its supply difficult to increase without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Acceptability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Will other people receive it in exchange?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Verifiability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Can people check that it is genuine?</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 form of money scores perfectly. Gold is durable and scarce but difficult to divide and transport for small payments. Paper cash is portable and accepted locally, but it can be damaged and its supply can expand. The best comparison depends on the purpose, place, and time.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Check your understanding:</w:t>
      </w:r>
      <w:r w:rsidDel="00000000" w:rsidR="00000000" w:rsidRPr="00000000">
        <w:rPr>
          <w:rtl w:val="0"/>
        </w:rPr>
        <w:t xml:space="preserve"> Which function is most important when you compare two prices? Which property matters when you need to send value across a border?</w:t>
      </w:r>
    </w:p>
    <w:p w:rsidR="00000000" w:rsidDel="00000000" w:rsidP="00000000" w:rsidRDefault="00000000" w:rsidRPr="00000000" w14:paraId="000000EF">
      <w:pPr>
        <w:pStyle w:val="Heading3"/>
        <w:rPr/>
      </w:pPr>
      <w:bookmarkStart w:colFirst="0" w:colLast="0" w:name="_5umt07m78914" w:id="21"/>
      <w:bookmarkEnd w:id="21"/>
      <w:r w:rsidDel="00000000" w:rsidR="00000000" w:rsidRPr="00000000">
        <w:rPr>
          <w:rtl w:val="0"/>
        </w:rPr>
        <w:t xml:space="preserve">Barter and the double coincidence of wants</w:t>
      </w:r>
    </w:p>
    <w:p w:rsidR="00000000" w:rsidDel="00000000" w:rsidP="00000000" w:rsidRDefault="00000000" w:rsidRPr="00000000" w14:paraId="000000F0">
      <w:pPr>
        <w:rPr/>
      </w:pPr>
      <w:r w:rsidDel="00000000" w:rsidR="00000000" w:rsidRPr="00000000">
        <w:rPr>
          <w:b w:val="1"/>
          <w:bCs w:val="1"/>
          <w:rtl w:val="0"/>
        </w:rPr>
        <w:t xml:space="preserve">Barter</w:t>
      </w:r>
      <w:r w:rsidDel="00000000" w:rsidR="00000000" w:rsidRPr="00000000">
        <w:rPr>
          <w:rtl w:val="0"/>
        </w:rPr>
        <w:t xml:space="preserve"> is the direct exchange of one good or service for another. It can work well in a small exchange. It becomes difficult when many people and products are involved.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Imagine that Amina has rice and wants shoes. Luis has shoes but wants cooking oil, not rice. Mei has cooking oil and wants repair work. Amina may need several exchanges before she can obtain the shoes. Each exchange takes time and requires agreement about value.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For barter to work directly, each person must want what the other person offers at the same time and in suitable amounts. Economists call this the </w:t>
      </w:r>
      <w:r w:rsidDel="00000000" w:rsidR="00000000" w:rsidRPr="00000000">
        <w:rPr>
          <w:b w:val="1"/>
          <w:bCs w:val="1"/>
          <w:rtl w:val="0"/>
        </w:rPr>
        <w:t xml:space="preserve">double coincidence of wants</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Barter also creates other problems: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7"/>
        </w:numPr>
        <w:ind w:left="720" w:hanging="360"/>
      </w:pPr>
      <w:r w:rsidDel="00000000" w:rsidR="00000000" w:rsidRPr="00000000">
        <w:rPr>
          <w:rtl w:val="0"/>
        </w:rPr>
        <w:t xml:space="preserve">some goods cannot be divided without destroying their value;</w:t>
      </w:r>
    </w:p>
    <w:p w:rsidR="00000000" w:rsidDel="00000000" w:rsidP="00000000" w:rsidRDefault="00000000" w:rsidRPr="00000000" w14:paraId="000000F9">
      <w:pPr>
        <w:numPr>
          <w:ilvl w:val="0"/>
          <w:numId w:val="7"/>
        </w:numPr>
        <w:ind w:left="720" w:hanging="360"/>
      </w:pPr>
      <w:r w:rsidDel="00000000" w:rsidR="00000000" w:rsidRPr="00000000">
        <w:rPr>
          <w:rtl w:val="0"/>
        </w:rPr>
        <w:t xml:space="preserve">some goods spoil before they can be exchanged;</w:t>
      </w:r>
    </w:p>
    <w:p w:rsidR="00000000" w:rsidDel="00000000" w:rsidP="00000000" w:rsidRDefault="00000000" w:rsidRPr="00000000" w14:paraId="000000FA">
      <w:pPr>
        <w:numPr>
          <w:ilvl w:val="0"/>
          <w:numId w:val="7"/>
        </w:numPr>
        <w:ind w:left="720" w:hanging="360"/>
      </w:pPr>
      <w:r w:rsidDel="00000000" w:rsidR="00000000" w:rsidRPr="00000000">
        <w:rPr>
          <w:rtl w:val="0"/>
        </w:rPr>
        <w:t xml:space="preserve">there is no common unit for comparing prices;</w:t>
      </w:r>
    </w:p>
    <w:p w:rsidR="00000000" w:rsidDel="00000000" w:rsidP="00000000" w:rsidRDefault="00000000" w:rsidRPr="00000000" w14:paraId="000000FB">
      <w:pPr>
        <w:numPr>
          <w:ilvl w:val="0"/>
          <w:numId w:val="7"/>
        </w:numPr>
        <w:ind w:left="720" w:hanging="360"/>
      </w:pPr>
      <w:r w:rsidDel="00000000" w:rsidR="00000000" w:rsidRPr="00000000">
        <w:rPr>
          <w:rtl w:val="0"/>
        </w:rPr>
        <w:t xml:space="preserve">saving large amounts can be difficult;</w:t>
      </w:r>
    </w:p>
    <w:p w:rsidR="00000000" w:rsidDel="00000000" w:rsidP="00000000" w:rsidRDefault="00000000" w:rsidRPr="00000000" w14:paraId="000000FC">
      <w:pPr>
        <w:numPr>
          <w:ilvl w:val="0"/>
          <w:numId w:val="7"/>
        </w:numPr>
        <w:ind w:left="720" w:hanging="360"/>
      </w:pPr>
      <w:r w:rsidDel="00000000" w:rsidR="00000000" w:rsidRPr="00000000">
        <w:rPr>
          <w:rtl w:val="0"/>
        </w:rPr>
        <w:t xml:space="preserve">delayed payment and accounting become complex.</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 commonly accepted money separates selling from buying. Amina can sell rice to one person for money and later use that money to buy shoes from someone else.</w:t>
      </w:r>
    </w:p>
    <w:p w:rsidR="00000000" w:rsidDel="00000000" w:rsidP="00000000" w:rsidRDefault="00000000" w:rsidRPr="00000000" w14:paraId="000000FF">
      <w:pPr>
        <w:pStyle w:val="Heading3"/>
        <w:rPr/>
      </w:pPr>
      <w:bookmarkStart w:colFirst="0" w:colLast="0" w:name="_yacjly8nq9hu" w:id="22"/>
      <w:bookmarkEnd w:id="22"/>
      <w:r w:rsidDel="00000000" w:rsidR="00000000" w:rsidRPr="00000000">
        <w:rPr>
          <w:rtl w:val="0"/>
        </w:rPr>
        <w:t xml:space="preserve">Scarcity, value, and exchange</w:t>
      </w:r>
    </w:p>
    <w:p w:rsidR="00000000" w:rsidDel="00000000" w:rsidP="00000000" w:rsidRDefault="00000000" w:rsidRPr="00000000" w14:paraId="00000100">
      <w:pPr>
        <w:rPr/>
      </w:pPr>
      <w:r w:rsidDel="00000000" w:rsidR="00000000" w:rsidRPr="00000000">
        <w:rPr>
          <w:rtl w:val="0"/>
        </w:rPr>
        <w:t xml:space="preserve">Resources are limited, while human wants are not. </w:t>
      </w:r>
      <w:r w:rsidDel="00000000" w:rsidR="00000000" w:rsidRPr="00000000">
        <w:rPr>
          <w:b w:val="1"/>
          <w:bCs w:val="1"/>
          <w:rtl w:val="0"/>
        </w:rPr>
        <w:t xml:space="preserve">Scarcity</w:t>
      </w:r>
      <w:r w:rsidDel="00000000" w:rsidR="00000000" w:rsidRPr="00000000">
        <w:rPr>
          <w:rtl w:val="0"/>
        </w:rPr>
        <w:t xml:space="preserve"> means that choosing one use of a resource prevents another use. Time, land, energy, tools, and money are all scarce.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value of a good is not contained inside the object. People value goods according to their needs, preferences, information, and circumstances. Clean water may be inexpensive near a safe public source and extremely valuable during a shortage.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Exchange happens when both sides prefer what they receive to what they give up. They do not need to agree that the two items have the same personal value. They only need to agree to the terms.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Three ideas help explain everyday choices: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7"/>
        </w:numPr>
        <w:ind w:left="720" w:hanging="360"/>
      </w:pPr>
      <w:r w:rsidDel="00000000" w:rsidR="00000000" w:rsidRPr="00000000">
        <w:rPr>
          <w:b w:val="1"/>
          <w:bCs w:val="1"/>
          <w:rtl w:val="0"/>
        </w:rPr>
        <w:t xml:space="preserve">Opportunity cost</w:t>
      </w:r>
      <w:r w:rsidDel="00000000" w:rsidR="00000000" w:rsidRPr="00000000">
        <w:rPr>
          <w:rtl w:val="0"/>
        </w:rPr>
        <w:t xml:space="preserve"> is the best alternative you give up when you make a choice. Money spent on transport cannot also be spent on food.</w:t>
      </w:r>
    </w:p>
    <w:p w:rsidR="00000000" w:rsidDel="00000000" w:rsidP="00000000" w:rsidRDefault="00000000" w:rsidRPr="00000000" w14:paraId="00000109">
      <w:pPr>
        <w:numPr>
          <w:ilvl w:val="0"/>
          <w:numId w:val="7"/>
        </w:numPr>
        <w:ind w:left="720" w:hanging="360"/>
      </w:pPr>
      <w:r w:rsidDel="00000000" w:rsidR="00000000" w:rsidRPr="00000000">
        <w:rPr>
          <w:b w:val="1"/>
          <w:bCs w:val="1"/>
          <w:rtl w:val="0"/>
        </w:rPr>
        <w:t xml:space="preserve">Time preference</w:t>
      </w:r>
      <w:r w:rsidDel="00000000" w:rsidR="00000000" w:rsidRPr="00000000">
        <w:rPr>
          <w:rtl w:val="0"/>
        </w:rPr>
        <w:t xml:space="preserve"> describes how strongly a person prefers value now instead of later. Urgent needs can create a high preference for the present. Saving for a future goal shows a greater willingness to wait.</w:t>
      </w:r>
    </w:p>
    <w:p w:rsidR="00000000" w:rsidDel="00000000" w:rsidP="00000000" w:rsidRDefault="00000000" w:rsidRPr="00000000" w14:paraId="0000010A">
      <w:pPr>
        <w:numPr>
          <w:ilvl w:val="0"/>
          <w:numId w:val="7"/>
        </w:numPr>
        <w:ind w:left="720" w:hanging="360"/>
      </w:pPr>
      <w:r w:rsidDel="00000000" w:rsidR="00000000" w:rsidRPr="00000000">
        <w:rPr>
          <w:b w:val="1"/>
          <w:bCs w:val="1"/>
          <w:rtl w:val="0"/>
        </w:rPr>
        <w:t xml:space="preserve">Trade-off</w:t>
      </w:r>
      <w:r w:rsidDel="00000000" w:rsidR="00000000" w:rsidRPr="00000000">
        <w:rPr>
          <w:rtl w:val="0"/>
        </w:rPr>
        <w:t xml:space="preserve"> means gaining one benefit while accepting a cost or giving up another benefit.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Scarcity alone does not guarantee value. An item may be rare and still have no demand. A useful monetary asset combines limited supply with properties and demand that make people willing to hold or exchange it.</w:t>
      </w:r>
    </w:p>
    <w:p w:rsidR="00000000" w:rsidDel="00000000" w:rsidP="00000000" w:rsidRDefault="00000000" w:rsidRPr="00000000" w14:paraId="0000010D">
      <w:pPr>
        <w:pStyle w:val="Heading3"/>
        <w:rPr/>
      </w:pPr>
      <w:bookmarkStart w:colFirst="0" w:colLast="0" w:name="_r32g94v54029" w:id="23"/>
      <w:bookmarkEnd w:id="23"/>
      <w:r w:rsidDel="00000000" w:rsidR="00000000" w:rsidRPr="00000000">
        <w:rPr>
          <w:rtl w:val="0"/>
        </w:rPr>
        <w:t xml:space="preserve">Beginner monetary history from barter to modern </w:t>
      </w:r>
      <w:ins w:author="Larry Spraker" w:id="1" w:date="2026-07-15T11:40:07Z">
        <w:commentRangeStart w:id="5"/>
        <w:r w:rsidDel="00000000" w:rsidR="00000000" w:rsidRPr="00000000">
          <w:rPr>
            <w:rtl w:val="0"/>
          </w:rPr>
          <w:t xml:space="preserve">money</w:t>
        </w:r>
      </w:ins>
      <w:del w:author="Larry Spraker" w:id="1" w:date="2026-07-15T11:40:07Z">
        <w:commentRangeEnd w:id="5"/>
        <w:r w:rsidDel="00000000" w:rsidR="00000000" w:rsidRPr="00000000">
          <w:commentReference w:id="5"/>
        </w:r>
        <w:r w:rsidDel="00000000" w:rsidR="00000000" w:rsidRPr="00000000">
          <w:rPr>
            <w:rtl w:val="0"/>
          </w:rPr>
          <w:delText xml:space="preserve">fiat</w:delText>
        </w:r>
      </w:del>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Money did not develop in one identical sequence everywhere. Different societies used different goods, records, and institutions. However, a broad pattern helps explain modern money.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Direct exchange and local records:</w:t>
      </w:r>
      <w:r w:rsidDel="00000000" w:rsidR="00000000" w:rsidRPr="00000000">
        <w:rPr>
          <w:rtl w:val="0"/>
        </w:rPr>
        <w:t xml:space="preserve"> People used barter, gifts, obligations, and written or remembered debts. These systems depended strongly on local relationships.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Commodity money:</w:t>
      </w:r>
      <w:r w:rsidDel="00000000" w:rsidR="00000000" w:rsidRPr="00000000">
        <w:rPr>
          <w:rtl w:val="0"/>
        </w:rPr>
        <w:t xml:space="preserve"> Communities selected goods that were widely valued and easier to trade. Salt, beads, shells, livestock, copper, silver, and gold have served monetary roles in different places. A commodity has a use or value beyond an issuer's promise.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Standard coins:</w:t>
      </w:r>
      <w:r w:rsidDel="00000000" w:rsidR="00000000" w:rsidRPr="00000000">
        <w:rPr>
          <w:rtl w:val="0"/>
        </w:rPr>
        <w:t xml:space="preserve"> Authorities measured and stamped metal into standard units. Coins improved recognition and accounting. Authorities could also reduce the precious-metal content while keeping the same stated value. This is called debasement.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Representative paper:</w:t>
      </w:r>
      <w:r w:rsidDel="00000000" w:rsidR="00000000" w:rsidRPr="00000000">
        <w:rPr>
          <w:rtl w:val="0"/>
        </w:rPr>
        <w:t xml:space="preserve"> Carrying and protecting metal was difficult. Depositories and banks issued paper claims that could be redeemed for a stated amount of metal. The paper was easier to move, but users had to trust the issuer to keep enough metal and honor redemption.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Bank and government money:</w:t>
      </w:r>
      <w:r w:rsidDel="00000000" w:rsidR="00000000" w:rsidRPr="00000000">
        <w:rPr>
          <w:rtl w:val="0"/>
        </w:rPr>
        <w:t xml:space="preserve"> Banks issued more claims and credit. Governments created central banks and national currency systems. Money became increasingly based on institutional records and promises rather than direct possession of a commodity.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Modern fiat money:</w:t>
      </w:r>
      <w:r w:rsidDel="00000000" w:rsidR="00000000" w:rsidRPr="00000000">
        <w:rPr>
          <w:rtl w:val="0"/>
        </w:rPr>
        <w:t xml:space="preserve"> In 1971, the United States</w:t>
      </w:r>
      <w:ins w:author="Larry Spraker" w:id="2" w:date="2026-07-15T11:45:08Z">
        <w:commentRangeStart w:id="6"/>
        <w:r w:rsidDel="00000000" w:rsidR="00000000" w:rsidRPr="00000000">
          <w:rPr>
            <w:rtl w:val="0"/>
          </w:rPr>
          <w:t xml:space="preserve"> (under President Richard Nixon)</w:t>
        </w:r>
      </w:ins>
      <w:commentRangeEnd w:id="6"/>
      <w:r w:rsidDel="00000000" w:rsidR="00000000" w:rsidRPr="00000000">
        <w:commentReference w:id="6"/>
      </w:r>
      <w:r w:rsidDel="00000000" w:rsidR="00000000" w:rsidRPr="00000000">
        <w:rPr>
          <w:rtl w:val="0"/>
        </w:rPr>
        <w:t xml:space="preserve"> ended the international convertibility of the US dollar into gold. This event is often called the </w:t>
      </w:r>
      <w:r w:rsidDel="00000000" w:rsidR="00000000" w:rsidRPr="00000000">
        <w:rPr>
          <w:b w:val="1"/>
          <w:bCs w:val="1"/>
          <w:rtl w:val="0"/>
        </w:rPr>
        <w:t xml:space="preserve">Nixon Shock</w:t>
      </w:r>
      <w:r w:rsidDel="00000000" w:rsidR="00000000" w:rsidRPr="00000000">
        <w:rPr>
          <w:rtl w:val="0"/>
        </w:rPr>
        <w:t xml:space="preserve">. Because the dollar was central to the international monetary system, the decision </w:t>
      </w:r>
      <w:ins w:author="Larry Spraker" w:id="3" w:date="2026-07-15T11:57:07Z">
        <w:r w:rsidDel="00000000" w:rsidR="00000000" w:rsidRPr="00000000">
          <w:rPr>
            <w:rtl w:val="0"/>
          </w:rPr>
          <w:t xml:space="preserve">decoupled the dollar from the physical world and </w:t>
        </w:r>
      </w:ins>
      <w:r w:rsidDel="00000000" w:rsidR="00000000" w:rsidRPr="00000000">
        <w:rPr>
          <w:rtl w:val="0"/>
        </w:rPr>
        <w:t xml:space="preserve">marked an important step toward today's global </w:t>
      </w:r>
      <w:ins w:author="Larry Spraker" w:id="4" w:date="2026-07-15T11:47:16Z">
        <w:r w:rsidDel="00000000" w:rsidR="00000000" w:rsidRPr="00000000">
          <w:rPr>
            <w:rtl w:val="0"/>
          </w:rPr>
          <w:t xml:space="preserve">“</w:t>
        </w:r>
      </w:ins>
      <w:r w:rsidDel="00000000" w:rsidR="00000000" w:rsidRPr="00000000">
        <w:rPr>
          <w:rtl w:val="0"/>
        </w:rPr>
        <w:t xml:space="preserve">fiat</w:t>
      </w:r>
      <w:ins w:author="Larry Spraker" w:id="5" w:date="2026-07-15T11:47:18Z">
        <w:r w:rsidDel="00000000" w:rsidR="00000000" w:rsidRPr="00000000">
          <w:rPr>
            <w:rtl w:val="0"/>
          </w:rPr>
          <w:t xml:space="preserve">”</w:t>
        </w:r>
      </w:ins>
      <w:r w:rsidDel="00000000" w:rsidR="00000000" w:rsidRPr="00000000">
        <w:rPr>
          <w:rtl w:val="0"/>
        </w:rPr>
        <w:t xml:space="preserve"> system</w:t>
      </w:r>
      <w:ins w:author="Larry Spraker" w:id="6" w:date="2026-07-15T11:47:45Z">
        <w:commentRangeStart w:id="7"/>
        <w:commentRangeStart w:id="8"/>
        <w:r w:rsidDel="00000000" w:rsidR="00000000" w:rsidRPr="00000000">
          <w:rPr>
            <w:rtl w:val="0"/>
          </w:rPr>
          <w:t xml:space="preserve"> (</w:t>
        </w:r>
        <w:commentRangeStart w:id="7"/>
        <w:commentRangeEnd w:id="7"/>
        <w:r w:rsidDel="00000000" w:rsidR="00000000" w:rsidRPr="00000000">
          <w:commentReference w:id="7"/>
        </w:r>
        <w:commentRangeStart w:id="8"/>
        <w:commentRangeEnd w:id="8"/>
        <w:r w:rsidDel="00000000" w:rsidR="00000000" w:rsidRPr="00000000">
          <w:commentReference w:id="8"/>
        </w:r>
        <w:r w:rsidDel="00000000" w:rsidR="00000000" w:rsidRPr="00000000">
          <w:rPr>
            <w:i w:val="1"/>
            <w:iCs w:val="1"/>
            <w:rtl w:val="0"/>
            <w:rPrChange w:author="Larry Spraker" w:id="7" w:date="2026-07-15T11:47:45Z">
              <w:rPr/>
            </w:rPrChange>
          </w:rPr>
          <w:t xml:space="preserve">Fiat</w:t>
        </w:r>
        <w:r w:rsidDel="00000000" w:rsidR="00000000" w:rsidRPr="00000000">
          <w:rPr>
            <w:rtl w:val="0"/>
          </w:rPr>
          <w:t xml:space="preserve"> money is issued under state authority that is not redeemable for a fixed amount of a scarce commodity, such as gold)</w:t>
        </w:r>
      </w:ins>
      <w:r w:rsidDel="00000000" w:rsidR="00000000" w:rsidRPr="00000000">
        <w:rPr>
          <w:rtl w:val="0"/>
        </w:rPr>
        <w:t xml:space="preserve">. Modern national currencies are not redeemable for a fixed amount of gold.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Digital fiat:</w:t>
      </w:r>
      <w:r w:rsidDel="00000000" w:rsidR="00000000" w:rsidRPr="00000000">
        <w:rPr>
          <w:rtl w:val="0"/>
        </w:rPr>
        <w:t xml:space="preserve"> Most fiat money now moves as digital records through banks and payment services. A card or phone does not create a new kind of money by itself. It is usually an interface to a bank deposit or another claim denominated in fiat currency.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This history shows repeated trade-offs. Convenience increased, but users often became more dependent on issuers, banks, and payment intermediaries.</w:t>
      </w:r>
    </w:p>
    <w:p w:rsidR="00000000" w:rsidDel="00000000" w:rsidP="00000000" w:rsidRDefault="00000000" w:rsidRPr="00000000" w14:paraId="0000011F">
      <w:pPr>
        <w:pStyle w:val="Heading3"/>
        <w:rPr/>
      </w:pPr>
      <w:bookmarkStart w:colFirst="0" w:colLast="0" w:name="_azal9bickmv5" w:id="24"/>
      <w:bookmarkEnd w:id="24"/>
      <w:r w:rsidDel="00000000" w:rsidR="00000000" w:rsidRPr="00000000">
        <w:rPr>
          <w:rtl w:val="0"/>
        </w:rPr>
        <w:t xml:space="preserve">Fiat money</w:t>
      </w:r>
    </w:p>
    <w:p w:rsidR="00000000" w:rsidDel="00000000" w:rsidP="00000000" w:rsidRDefault="00000000" w:rsidRPr="00000000" w14:paraId="00000120">
      <w:pPr>
        <w:rPr/>
      </w:pPr>
      <w:ins w:author="Larry Spraker" w:id="8" w:date="2026-07-15T11:53:31Z">
        <w:r w:rsidDel="00000000" w:rsidR="00000000" w:rsidRPr="00000000">
          <w:rPr>
            <w:rtl w:val="0"/>
            <w:rPrChange w:author="Larry Spraker" w:id="9" w:date="2026-07-15T11:53:31Z">
              <w:rPr/>
            </w:rPrChange>
          </w:rPr>
          <w:t xml:space="preserve">Once again,</w:t>
        </w:r>
        <w:r w:rsidDel="00000000" w:rsidR="00000000" w:rsidRPr="00000000">
          <w:rPr>
            <w:b w:val="1"/>
            <w:bCs w:val="1"/>
            <w:rtl w:val="0"/>
            <w:rPrChange w:author="Larry Spraker" w:id="9" w:date="2026-07-15T11:53:31Z">
              <w:rPr/>
            </w:rPrChange>
          </w:rPr>
          <w:t xml:space="preserve"> </w:t>
        </w:r>
      </w:ins>
      <w:r w:rsidDel="00000000" w:rsidR="00000000" w:rsidRPr="00000000">
        <w:rPr>
          <w:b w:val="1"/>
          <w:bCs w:val="1"/>
          <w:rtl w:val="0"/>
        </w:rPr>
        <w:t xml:space="preserve">Fiat money</w:t>
      </w:r>
      <w:r w:rsidDel="00000000" w:rsidR="00000000" w:rsidRPr="00000000">
        <w:rPr>
          <w:rtl w:val="0"/>
        </w:rPr>
        <w:t xml:space="preserve"> </w:t>
      </w:r>
      <w:del w:author="Larry Spraker" w:id="10" w:date="2026-07-15T11:55:48Z">
        <w:r w:rsidDel="00000000" w:rsidR="00000000" w:rsidRPr="00000000">
          <w:rPr>
            <w:rtl w:val="0"/>
          </w:rPr>
          <w:delText xml:space="preserve">is money issued under state authority that </w:delText>
        </w:r>
      </w:del>
      <w:r w:rsidDel="00000000" w:rsidR="00000000" w:rsidRPr="00000000">
        <w:rPr>
          <w:rtl w:val="0"/>
        </w:rPr>
        <w:t xml:space="preserve">is not redeemable for a fixed amount of a scarce commodity. The </w:t>
      </w:r>
      <w:ins w:author="Larry Spraker" w:id="11" w:date="2026-07-15T11:54:50Z">
        <w:r w:rsidDel="00000000" w:rsidR="00000000" w:rsidRPr="00000000">
          <w:rPr>
            <w:rtl w:val="0"/>
          </w:rPr>
          <w:t xml:space="preserve">latin </w:t>
        </w:r>
      </w:ins>
      <w:r w:rsidDel="00000000" w:rsidR="00000000" w:rsidRPr="00000000">
        <w:rPr>
          <w:rtl w:val="0"/>
        </w:rPr>
        <w:t xml:space="preserve">word </w:t>
      </w:r>
      <w:r w:rsidDel="00000000" w:rsidR="00000000" w:rsidRPr="00000000">
        <w:rPr>
          <w:i w:val="1"/>
          <w:iCs w:val="1"/>
          <w:rtl w:val="0"/>
        </w:rPr>
        <w:t xml:space="preserve">fiat</w:t>
      </w:r>
      <w:r w:rsidDel="00000000" w:rsidR="00000000" w:rsidRPr="00000000">
        <w:rPr>
          <w:rtl w:val="0"/>
        </w:rPr>
        <w:t xml:space="preserve"> means “let it be done” or “by decree.” </w:t>
      </w:r>
      <w:ins w:author="Larry Spraker" w:id="12" w:date="2026-07-15T11:58:32Z">
        <w:r w:rsidDel="00000000" w:rsidR="00000000" w:rsidRPr="00000000">
          <w:rPr>
            <w:rtl w:val="0"/>
          </w:rPr>
          <w:t xml:space="preserve">Fiat systems remove the constraints to the physical world, allowing the government to “print” as much money as desired. </w:t>
        </w:r>
      </w:ins>
      <w:r w:rsidDel="00000000" w:rsidR="00000000" w:rsidRPr="00000000">
        <w:rPr>
          <w:rtl w:val="0"/>
        </w:rPr>
        <w:t xml:space="preserve">National laws recognize the currency for payments, taxes, and the settlement of debts.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Fiat money works because people, businesses, banks, and governments accept it. Network effects reinforce this acceptance: people want the currency because other people use it and prices are stated in it.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fiat system has several main participants: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Beginner-level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Central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Issues base money, manages monetary policy, supports payment settlement, and may act as lender of last resort.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Commercial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Holds customer deposits, provides payments, and creates deposit money when it issues loans.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Collects taxes, spends, borrows, creates laws, and usually defines the national unit of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Citizens and businesses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Earn, save, borrow, invest, pay taxes, set prices, and exchange goods and services.</w:t>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Fiat systems can provide convenient payments, flexible credit, and tools for responding to financial crises. The same flexibility creates risk. A small number of institutions can change the supply and cost of money, restrict access, or make decisions that reduce purchasing power.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Fiat money requires layers of trust. Users trust banks to keep accurate records, payment services to process transfers, central banks to manage the currency, and governments to maintain lawful institutions. These systems can work for long periods, but their rules are not fixed.</w:t>
      </w:r>
    </w:p>
    <w:p w:rsidR="00000000" w:rsidDel="00000000" w:rsidP="00000000" w:rsidRDefault="00000000" w:rsidRPr="00000000" w14:paraId="00000134">
      <w:pPr>
        <w:pStyle w:val="Heading3"/>
        <w:rPr/>
      </w:pPr>
      <w:bookmarkStart w:colFirst="0" w:colLast="0" w:name="_giq90br1bbm" w:id="25"/>
      <w:bookmarkEnd w:id="25"/>
      <w:r w:rsidDel="00000000" w:rsidR="00000000" w:rsidRPr="00000000">
        <w:rPr>
          <w:rtl w:val="0"/>
        </w:rPr>
        <w:t xml:space="preserve">Fractional reserve banking at </w:t>
      </w:r>
      <w:commentRangeStart w:id="9"/>
      <w:commentRangeStart w:id="10"/>
      <w:r w:rsidDel="00000000" w:rsidR="00000000" w:rsidRPr="00000000">
        <w:rPr>
          <w:rtl w:val="0"/>
        </w:rPr>
        <w:t xml:space="preserve">beginner level</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When you deposit cash in a bank, the bank records a liability to you: it owes you the account balance. The bank does not normally keep every unit of every deposit as physical cash. It holds liquid reserves and uses its balance sheet to make loans and other investments.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When a commercial bank approves a loan, it usually creates a new deposit in the borrower's account. This expands the amount of bank deposit money. When the principal is repaid, that deposit money is reduced. Banks are limited by capital rules, liquidity needs, credit risk, regulation, the cost of funding, and demand from qualified borrowers.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Fractional reserve banking</w:t>
      </w:r>
      <w:r w:rsidDel="00000000" w:rsidR="00000000" w:rsidRPr="00000000">
        <w:rPr>
          <w:rtl w:val="0"/>
        </w:rPr>
        <w:t xml:space="preserve"> is the broad idea that banks keep only a fraction of their deposit obligations available as immediately accessible reserves. Exact rules differ between countries and can change over time.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This creates two important risks: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7"/>
        </w:numPr>
        <w:ind w:left="720" w:hanging="360"/>
      </w:pPr>
      <w:r w:rsidDel="00000000" w:rsidR="00000000" w:rsidRPr="00000000">
        <w:rPr>
          <w:b w:val="1"/>
          <w:bCs w:val="1"/>
          <w:rtl w:val="0"/>
        </w:rPr>
        <w:t xml:space="preserve">Liquidity risk:</w:t>
      </w:r>
      <w:r w:rsidDel="00000000" w:rsidR="00000000" w:rsidRPr="00000000">
        <w:rPr>
          <w:rtl w:val="0"/>
        </w:rPr>
        <w:t xml:space="preserve"> A bank may not have enough immediately available funds if many customers demand withdrawals at once.</w:t>
      </w:r>
    </w:p>
    <w:p w:rsidR="00000000" w:rsidDel="00000000" w:rsidP="00000000" w:rsidRDefault="00000000" w:rsidRPr="00000000" w14:paraId="0000013E">
      <w:pPr>
        <w:numPr>
          <w:ilvl w:val="0"/>
          <w:numId w:val="7"/>
        </w:numPr>
        <w:ind w:left="720" w:hanging="360"/>
      </w:pPr>
      <w:r w:rsidDel="00000000" w:rsidR="00000000" w:rsidRPr="00000000">
        <w:rPr>
          <w:b w:val="1"/>
          <w:bCs w:val="1"/>
          <w:rtl w:val="0"/>
        </w:rPr>
        <w:t xml:space="preserve">Solvency risk:</w:t>
      </w:r>
      <w:r w:rsidDel="00000000" w:rsidR="00000000" w:rsidRPr="00000000">
        <w:rPr>
          <w:rtl w:val="0"/>
        </w:rPr>
        <w:t xml:space="preserve"> A bank's assets may lose enough value that they are worth less than what the bank owes.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 </w:t>
      </w:r>
      <w:r w:rsidDel="00000000" w:rsidR="00000000" w:rsidRPr="00000000">
        <w:rPr>
          <w:b w:val="1"/>
          <w:bCs w:val="1"/>
          <w:rtl w:val="0"/>
        </w:rPr>
        <w:t xml:space="preserve">bank run</w:t>
      </w:r>
      <w:r w:rsidDel="00000000" w:rsidR="00000000" w:rsidRPr="00000000">
        <w:rPr>
          <w:rtl w:val="0"/>
        </w:rPr>
        <w:t xml:space="preserve"> happens when many depositors try to withdraw at the same time because they fear the bank may fail. Deposit insurance and central-bank lending can reduce panic, but these protections depend on institutions and rules. They can also move some losses or risks from an individual bank to the wider system.</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central lesson is not that every bank is about to fail. It is that a bank balance is the bank's promise to pay you. It is not the same as holding the settlement asset directly.</w:t>
      </w:r>
    </w:p>
    <w:p w:rsidR="00000000" w:rsidDel="00000000" w:rsidP="00000000" w:rsidRDefault="00000000" w:rsidRPr="00000000" w14:paraId="00000143">
      <w:pPr>
        <w:pStyle w:val="Heading3"/>
        <w:rPr/>
      </w:pPr>
      <w:bookmarkStart w:colFirst="0" w:colLast="0" w:name="_e0yth6wdrld4" w:id="26"/>
      <w:bookmarkEnd w:id="26"/>
      <w:r w:rsidDel="00000000" w:rsidR="00000000" w:rsidRPr="00000000">
        <w:rPr>
          <w:rtl w:val="0"/>
        </w:rPr>
        <w:t xml:space="preserve">Inflation and purchasing power</w:t>
      </w:r>
    </w:p>
    <w:p w:rsidR="00000000" w:rsidDel="00000000" w:rsidP="00000000" w:rsidRDefault="00000000" w:rsidRPr="00000000" w14:paraId="00000144">
      <w:pPr>
        <w:rPr/>
      </w:pPr>
      <w:r w:rsidDel="00000000" w:rsidR="00000000" w:rsidRPr="00000000">
        <w:rPr>
          <w:b w:val="1"/>
          <w:bCs w:val="1"/>
          <w:rtl w:val="0"/>
        </w:rPr>
        <w:t xml:space="preserve">Price inflation</w:t>
      </w:r>
      <w:r w:rsidDel="00000000" w:rsidR="00000000" w:rsidRPr="00000000">
        <w:rPr>
          <w:rtl w:val="0"/>
        </w:rPr>
        <w:t xml:space="preserve"> is a sustained increase in the general price level of goods and services. If your income and savings do not rise as quickly as prices, your money buys less.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Purchasing power</w:t>
      </w:r>
      <w:r w:rsidDel="00000000" w:rsidR="00000000" w:rsidRPr="00000000">
        <w:rPr>
          <w:rtl w:val="0"/>
        </w:rPr>
        <w:t xml:space="preserve"> is the amount of goods and services a unit of money can buy. If a basket of basic goods rises from 100 units of currency to 110, the same 100 units no longer buy the full basket. Its purchasing power in relation to that basket has fallen.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Inflation can have several causes. These include an expansion of money and credit, supply disruptions, changes in demand, currency weakness, taxes, regulation, and changes in production costs. The causes and effects are often debated. Avoid explanations that assign every price change to one factor.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Inflation does not affect everyone equally. A person who holds mainly cash may lose purchasing power. </w:t>
      </w:r>
      <w:commentRangeStart w:id="11"/>
      <w:r w:rsidDel="00000000" w:rsidR="00000000" w:rsidRPr="00000000">
        <w:rPr>
          <w:rtl w:val="0"/>
        </w:rPr>
        <w:t xml:space="preserve">A person who owns an asset that rises in price may be partly protected. </w:t>
      </w:r>
      <w:commentRangeEnd w:id="11"/>
      <w:r w:rsidDel="00000000" w:rsidR="00000000" w:rsidRPr="00000000">
        <w:commentReference w:id="11"/>
      </w:r>
      <w:r w:rsidDel="00000000" w:rsidR="00000000" w:rsidRPr="00000000">
        <w:rPr>
          <w:rtl w:val="0"/>
        </w:rPr>
        <w:t xml:space="preserve">Borrowers may repay fixed debts with money that buys less, while lenders may receive less real value than expected. Wages and prices also adjust at different speeds.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rate of inflation is an average. Your personal experience may differ because your spending is not identical to the measured basket. Food, housing, transport, education, and health costs may change at different rates.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Purchasing-power check:</w:t>
      </w:r>
      <w:r w:rsidDel="00000000" w:rsidR="00000000" w:rsidRPr="00000000">
        <w:rPr>
          <w:rtl w:val="0"/>
        </w:rPr>
        <w:t xml:space="preserve"> Ch</w:t>
      </w:r>
      <w:del w:author="Arnold Hubach" w:id="13" w:date="2026-07-20T11:09:18Z">
        <w:r w:rsidDel="00000000" w:rsidR="00000000" w:rsidRPr="00000000">
          <w:rPr>
            <w:rtl w:val="0"/>
          </w:rPr>
          <w:delText xml:space="preserve"> </w:delText>
        </w:r>
      </w:del>
      <w:r w:rsidDel="00000000" w:rsidR="00000000" w:rsidRPr="00000000">
        <w:rPr>
          <w:rtl w:val="0"/>
        </w:rPr>
        <w:t xml:space="preserve">oose one ordinary item in your community. Record its price today. Ask what it cost several years ago, then check a reliable record if possible. Did income change at the same rate? What other factors may explain the change?</w:t>
      </w:r>
    </w:p>
    <w:p w:rsidR="00000000" w:rsidDel="00000000" w:rsidP="00000000" w:rsidRDefault="00000000" w:rsidRPr="00000000" w14:paraId="0000014F">
      <w:pPr>
        <w:pStyle w:val="Heading3"/>
        <w:rPr/>
      </w:pPr>
      <w:bookmarkStart w:colFirst="0" w:colLast="0" w:name="_ljrzfneuuafs" w:id="27"/>
      <w:bookmarkEnd w:id="27"/>
      <w:ins w:author="Larry Spraker" w:id="14" w:date="2026-07-15T12:08:18Z">
        <w:commentRangeStart w:id="12"/>
        <w:r w:rsidDel="00000000" w:rsidR="00000000" w:rsidRPr="00000000">
          <w:rPr>
            <w:rtl w:val="0"/>
          </w:rPr>
          <w:t xml:space="preserve">Central Bank Digital Currencies (CBDCs)</w:t>
        </w:r>
      </w:ins>
      <w:del w:author="Larry Spraker" w:id="14" w:date="2026-07-15T12:08:18Z">
        <w:r w:rsidDel="00000000" w:rsidR="00000000" w:rsidRPr="00000000">
          <w:rPr>
            <w:rtl w:val="0"/>
          </w:rPr>
          <w:delText xml:space="preserve">CBDCs as a beginner fiat-system example where appropriate</w:delText>
        </w:r>
      </w:del>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 </w:t>
      </w:r>
      <w:r w:rsidDel="00000000" w:rsidR="00000000" w:rsidRPr="00000000">
        <w:rPr>
          <w:b w:val="1"/>
          <w:bCs w:val="1"/>
          <w:rtl w:val="0"/>
        </w:rPr>
        <w:t xml:space="preserve">central bank digital currency</w:t>
      </w:r>
      <w:r w:rsidDel="00000000" w:rsidR="00000000" w:rsidRPr="00000000">
        <w:rPr>
          <w:rtl w:val="0"/>
        </w:rPr>
        <w:t xml:space="preserve">, or </w:t>
      </w:r>
      <w:r w:rsidDel="00000000" w:rsidR="00000000" w:rsidRPr="00000000">
        <w:rPr>
          <w:b w:val="1"/>
          <w:bCs w:val="1"/>
          <w:rtl w:val="0"/>
        </w:rPr>
        <w:t xml:space="preserve">CBDC</w:t>
      </w:r>
      <w:r w:rsidDel="00000000" w:rsidR="00000000" w:rsidRPr="00000000">
        <w:rPr>
          <w:rtl w:val="0"/>
        </w:rPr>
        <w:t xml:space="preserve">, is a digital form of fiat money issued as a liability of a central bank. It is different from physical cash and from a normal commercial-bank deposit, although the user experience may look similar.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CBDC designs differ. Some are intended mainly for financial institutions. Others are proposed for public use. Depending on the design, a CBDC may allow faster settlement, wider access, or new payment features. It may also give institutions greater ability to monitor transactions, apply rules, limit use, or connect identity directly to payments.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 CBDC does not create a fixed monetary supply or remove central control. It changes the technology and distribution of fiat money. The central bank remains the issuer and can still apply monetary policy.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When discussing a CBDC, ask:</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7"/>
        </w:numPr>
        <w:ind w:left="720" w:hanging="360"/>
      </w:pPr>
      <w:r w:rsidDel="00000000" w:rsidR="00000000" w:rsidRPr="00000000">
        <w:rPr>
          <w:rtl w:val="0"/>
        </w:rPr>
        <w:t xml:space="preserve">Who issues the money?</w:t>
      </w:r>
    </w:p>
    <w:p w:rsidR="00000000" w:rsidDel="00000000" w:rsidP="00000000" w:rsidRDefault="00000000" w:rsidRPr="00000000" w14:paraId="00000159">
      <w:pPr>
        <w:numPr>
          <w:ilvl w:val="0"/>
          <w:numId w:val="7"/>
        </w:numPr>
        <w:ind w:left="720" w:hanging="360"/>
      </w:pPr>
      <w:r w:rsidDel="00000000" w:rsidR="00000000" w:rsidRPr="00000000">
        <w:rPr>
          <w:rtl w:val="0"/>
        </w:rPr>
        <w:t xml:space="preserve">Who can hold or use it?</w:t>
      </w:r>
    </w:p>
    <w:p w:rsidR="00000000" w:rsidDel="00000000" w:rsidP="00000000" w:rsidRDefault="00000000" w:rsidRPr="00000000" w14:paraId="0000015A">
      <w:pPr>
        <w:numPr>
          <w:ilvl w:val="0"/>
          <w:numId w:val="7"/>
        </w:numPr>
        <w:ind w:left="720" w:hanging="360"/>
      </w:pPr>
      <w:r w:rsidDel="00000000" w:rsidR="00000000" w:rsidRPr="00000000">
        <w:rPr>
          <w:rtl w:val="0"/>
        </w:rPr>
        <w:t xml:space="preserve">What information is collected?</w:t>
      </w:r>
    </w:p>
    <w:p w:rsidR="00000000" w:rsidDel="00000000" w:rsidP="00000000" w:rsidRDefault="00000000" w:rsidRPr="00000000" w14:paraId="0000015B">
      <w:pPr>
        <w:numPr>
          <w:ilvl w:val="0"/>
          <w:numId w:val="7"/>
        </w:numPr>
        <w:ind w:left="720" w:hanging="360"/>
      </w:pPr>
      <w:r w:rsidDel="00000000" w:rsidR="00000000" w:rsidRPr="00000000">
        <w:rPr>
          <w:rtl w:val="0"/>
        </w:rPr>
        <w:t xml:space="preserve">Can a payment be blocked, limited, or reversed?</w:t>
      </w:r>
    </w:p>
    <w:p w:rsidR="00000000" w:rsidDel="00000000" w:rsidP="00000000" w:rsidRDefault="00000000" w:rsidRPr="00000000" w14:paraId="0000015C">
      <w:pPr>
        <w:numPr>
          <w:ilvl w:val="0"/>
          <w:numId w:val="7"/>
        </w:numPr>
        <w:ind w:left="720" w:hanging="360"/>
      </w:pPr>
      <w:r w:rsidDel="00000000" w:rsidR="00000000" w:rsidRPr="00000000">
        <w:rPr>
          <w:rtl w:val="0"/>
        </w:rPr>
        <w:t xml:space="preserve">Can the rules change?</w:t>
      </w:r>
    </w:p>
    <w:p w:rsidR="00000000" w:rsidDel="00000000" w:rsidP="00000000" w:rsidRDefault="00000000" w:rsidRPr="00000000" w14:paraId="0000015D">
      <w:pPr>
        <w:numPr>
          <w:ilvl w:val="0"/>
          <w:numId w:val="7"/>
        </w:numPr>
        <w:ind w:left="720" w:hanging="360"/>
      </w:pPr>
      <w:r w:rsidDel="00000000" w:rsidR="00000000" w:rsidRPr="00000000">
        <w:rPr>
          <w:rtl w:val="0"/>
        </w:rPr>
        <w:t xml:space="preserve">What happens without electricity or internet access?</w:t>
      </w:r>
    </w:p>
    <w:p w:rsidR="00000000" w:rsidDel="00000000" w:rsidP="00000000" w:rsidRDefault="00000000" w:rsidRPr="00000000" w14:paraId="0000015E">
      <w:pPr>
        <w:numPr>
          <w:ilvl w:val="0"/>
          <w:numId w:val="7"/>
        </w:numPr>
        <w:ind w:left="720" w:hanging="360"/>
      </w:pPr>
      <w:r w:rsidDel="00000000" w:rsidR="00000000" w:rsidRPr="00000000">
        <w:rPr>
          <w:rtl w:val="0"/>
        </w:rPr>
        <w:t xml:space="preserve">What legal protections exist?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Do not assume that every proposed CBDC has the same design. Use current, local, and reliable information.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61">
      <w:pPr>
        <w:pStyle w:val="Heading3"/>
        <w:rPr/>
      </w:pPr>
      <w:bookmarkStart w:colFirst="0" w:colLast="0" w:name="_bsxofoh7rohx" w:id="28"/>
      <w:bookmarkEnd w:id="28"/>
      <w:r w:rsidDel="00000000" w:rsidR="00000000" w:rsidRPr="00000000">
        <w:rPr>
          <w:rtl w:val="0"/>
        </w:rPr>
        <w:t xml:space="preserve">Why people look for alternatives (Precious Metals, Real Estate, Stocks)</w:t>
      </w:r>
    </w:p>
    <w:p w:rsidR="00000000" w:rsidDel="00000000" w:rsidP="00000000" w:rsidRDefault="00000000" w:rsidRPr="00000000" w14:paraId="00000162">
      <w:pPr>
        <w:rPr/>
      </w:pPr>
      <w:r w:rsidDel="00000000" w:rsidR="00000000" w:rsidRPr="00000000">
        <w:rPr>
          <w:rtl w:val="0"/>
        </w:rPr>
        <w:t xml:space="preserve">People often seek alternatives when they believe cash will lose purchasing power. Common choices include precious metals, real estate, and stocks. Each has benefits and risks.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b w:val="1"/>
                <w:bCs w:val="1"/>
              </w:rPr>
            </w:pPr>
            <w:r w:rsidDel="00000000" w:rsidR="00000000" w:rsidRPr="00000000">
              <w:rPr>
                <w:b w:val="1"/>
                <w:bCs w:val="1"/>
                <w:rtl w:val="0"/>
              </w:rPr>
              <w:t xml:space="preserve">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b w:val="1"/>
                <w:bCs w:val="1"/>
                <w:rtl w:val="0"/>
              </w:rPr>
              <w:t xml:space="preserve">Why people may choose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b w:val="1"/>
                <w:bCs w:val="1"/>
                <w:rtl w:val="0"/>
              </w:rPr>
              <w:t xml:space="preserve">Important trade-offs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Precious metals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Long history, physical possession, limited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Storage, verification, transport, security, and difficult small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Real 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Useful physical asset, possible rent, limited desirable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High entry cost, maintenance, taxes, legal dependence, and low portability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Stocks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Ownership in productive businesses, possible income and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Business risk, market volatility, custody through institutions, and need for financial knowledge</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These assets are not identical to money. A home may store value but is not practical for buying food. A share may be easy to sell in one country but unavailable to someone without a brokerage account. Gold may cross long periods of history but be difficult to verify or divide during a small exchange.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People may also choose foreign currency, government bonds, private businesses, land, tools, education, or other assets. Every choice includes opportunity cost and risk. There is no asset that guarantees purchasing power in every period and situation.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Bitcoin emerged as another proposed alternative: a scarce digital asset that can be held and transferred without a central issuer. To evaluate that claim, we must study why Bitcoin was created and how its rules work.</w:t>
      </w:r>
    </w:p>
    <w:p w:rsidR="00000000" w:rsidDel="00000000" w:rsidP="00000000" w:rsidRDefault="00000000" w:rsidRPr="00000000" w14:paraId="00000176">
      <w:pPr>
        <w:pStyle w:val="Heading3"/>
        <w:rPr/>
      </w:pPr>
      <w:bookmarkStart w:colFirst="0" w:colLast="0" w:name="_kc1p7gmjqexe" w:id="29"/>
      <w:bookmarkEnd w:id="29"/>
      <w:commentRangeStart w:id="13"/>
      <w:r w:rsidDel="00000000" w:rsidR="00000000" w:rsidRPr="00000000">
        <w:rPr>
          <w:rtl w:val="0"/>
        </w:rPr>
        <w:t xml:space="preserve">Review: what problem does fiat money create?</w:t>
      </w:r>
    </w:p>
    <w:p w:rsidR="00000000" w:rsidDel="00000000" w:rsidP="00000000" w:rsidRDefault="00000000" w:rsidRPr="00000000" w14:paraId="00000177">
      <w:pPr>
        <w:rPr/>
      </w:pPr>
      <w:r w:rsidDel="00000000" w:rsidR="00000000" w:rsidRPr="00000000">
        <w:rPr>
          <w:rtl w:val="0"/>
        </w:rPr>
        <w:t xml:space="preserve">Fiat money is useful because it is widely accepted, familiar, and integrated into modern economies. Its main monetary rules, however, are managed by central institutions. Its supply can expand, access depends on intermediaries, and its purchasing power can decline.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Complete these statements in your own words: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9"/>
        </w:numPr>
        <w:ind w:left="720" w:hanging="360"/>
      </w:pPr>
      <w:r w:rsidDel="00000000" w:rsidR="00000000" w:rsidRPr="00000000">
        <w:rPr>
          <w:rtl w:val="0"/>
        </w:rPr>
        <w:t xml:space="preserve">Money exists because...</w:t>
      </w:r>
    </w:p>
    <w:p w:rsidR="00000000" w:rsidDel="00000000" w:rsidP="00000000" w:rsidRDefault="00000000" w:rsidRPr="00000000" w14:paraId="0000017C">
      <w:pPr>
        <w:numPr>
          <w:ilvl w:val="0"/>
          <w:numId w:val="9"/>
        </w:numPr>
        <w:ind w:left="720" w:hanging="360"/>
      </w:pPr>
      <w:r w:rsidDel="00000000" w:rsidR="00000000" w:rsidRPr="00000000">
        <w:rPr>
          <w:rtl w:val="0"/>
        </w:rPr>
        <w:t xml:space="preserve">The three functions of money are...</w:t>
      </w:r>
    </w:p>
    <w:p w:rsidR="00000000" w:rsidDel="00000000" w:rsidP="00000000" w:rsidRDefault="00000000" w:rsidRPr="00000000" w14:paraId="0000017D">
      <w:pPr>
        <w:numPr>
          <w:ilvl w:val="0"/>
          <w:numId w:val="9"/>
        </w:numPr>
        <w:ind w:left="720" w:hanging="360"/>
      </w:pPr>
      <w:r w:rsidDel="00000000" w:rsidR="00000000" w:rsidRPr="00000000">
        <w:rPr>
          <w:rtl w:val="0"/>
        </w:rPr>
        <w:t xml:space="preserve">Barter becomes difficult because...</w:t>
      </w:r>
    </w:p>
    <w:p w:rsidR="00000000" w:rsidDel="00000000" w:rsidP="00000000" w:rsidRDefault="00000000" w:rsidRPr="00000000" w14:paraId="0000017E">
      <w:pPr>
        <w:numPr>
          <w:ilvl w:val="0"/>
          <w:numId w:val="9"/>
        </w:numPr>
        <w:ind w:left="720" w:hanging="360"/>
      </w:pPr>
      <w:r w:rsidDel="00000000" w:rsidR="00000000" w:rsidRPr="00000000">
        <w:rPr>
          <w:rtl w:val="0"/>
        </w:rPr>
        <w:t xml:space="preserve">Fiat money depends on...</w:t>
      </w:r>
    </w:p>
    <w:p w:rsidR="00000000" w:rsidDel="00000000" w:rsidP="00000000" w:rsidRDefault="00000000" w:rsidRPr="00000000" w14:paraId="0000017F">
      <w:pPr>
        <w:numPr>
          <w:ilvl w:val="0"/>
          <w:numId w:val="9"/>
        </w:numPr>
        <w:ind w:left="720" w:hanging="360"/>
      </w:pPr>
      <w:r w:rsidDel="00000000" w:rsidR="00000000" w:rsidRPr="00000000">
        <w:rPr>
          <w:rtl w:val="0"/>
        </w:rPr>
        <w:t xml:space="preserve">Fractional reserve banking means...</w:t>
      </w:r>
    </w:p>
    <w:p w:rsidR="00000000" w:rsidDel="00000000" w:rsidP="00000000" w:rsidRDefault="00000000" w:rsidRPr="00000000" w14:paraId="00000180">
      <w:pPr>
        <w:numPr>
          <w:ilvl w:val="0"/>
          <w:numId w:val="9"/>
        </w:numPr>
        <w:ind w:left="720" w:hanging="360"/>
      </w:pPr>
      <w:r w:rsidDel="00000000" w:rsidR="00000000" w:rsidRPr="00000000">
        <w:rPr>
          <w:rtl w:val="0"/>
        </w:rPr>
        <w:t xml:space="preserve">Inflation matters to a saver because...</w:t>
      </w:r>
    </w:p>
    <w:p w:rsidR="00000000" w:rsidDel="00000000" w:rsidP="00000000" w:rsidRDefault="00000000" w:rsidRPr="00000000" w14:paraId="00000181">
      <w:pPr>
        <w:numPr>
          <w:ilvl w:val="0"/>
          <w:numId w:val="9"/>
        </w:numPr>
        <w:ind w:left="720" w:hanging="360"/>
      </w:pPr>
      <w:r w:rsidDel="00000000" w:rsidR="00000000" w:rsidRPr="00000000">
        <w:rPr>
          <w:rtl w:val="0"/>
        </w:rPr>
        <w:t xml:space="preserve">People look for monetary alternatives because...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Block 1 answer:</w:t>
      </w:r>
      <w:r w:rsidDel="00000000" w:rsidR="00000000" w:rsidRPr="00000000">
        <w:rPr>
          <w:rtl w:val="0"/>
        </w:rPr>
        <w:t xml:space="preserve"> The central problem is that people must use a monetary system whose supply, access, and rules are controlled by institutions they must trust. This does not mean fiat money has no benefits. It means its users bear risks created by changing policy, institutional failure, restricted access, and loss of purchasing power.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next block examines Bitcoin's attempt to create a different set of monetary rules.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58sfrn37in3a" w:id="30"/>
      <w:bookmarkEnd w:id="30"/>
      <w:r w:rsidDel="00000000" w:rsidR="00000000" w:rsidRPr="00000000">
        <w:rPr>
          <w:rtl w:val="0"/>
        </w:rPr>
        <w:t xml:space="preserve">4. Block 2: Solution / Bitcoin</w:t>
      </w:r>
    </w:p>
    <w:p w:rsidR="00000000" w:rsidDel="00000000" w:rsidP="00000000" w:rsidRDefault="00000000" w:rsidRPr="00000000" w14:paraId="00000189">
      <w:pPr>
        <w:rPr/>
      </w:pPr>
      <w:r w:rsidDel="00000000" w:rsidR="00000000" w:rsidRPr="00000000">
        <w:rPr>
          <w:b w:val="1"/>
          <w:bCs w:val="1"/>
          <w:rtl w:val="0"/>
        </w:rPr>
        <w:t xml:space="preserve">Learner promise:</w:t>
      </w:r>
      <w:r w:rsidDel="00000000" w:rsidR="00000000" w:rsidRPr="00000000">
        <w:rPr>
          <w:rtl w:val="0"/>
        </w:rPr>
        <w:t xml:space="preserve"> You will understand why Bitcoin was created and what makes it different.</w:t>
      </w:r>
    </w:p>
    <w:p w:rsidR="00000000" w:rsidDel="00000000" w:rsidP="00000000" w:rsidRDefault="00000000" w:rsidRPr="00000000" w14:paraId="0000018A">
      <w:pPr>
        <w:pStyle w:val="Heading3"/>
        <w:rPr/>
      </w:pPr>
      <w:bookmarkStart w:colFirst="0" w:colLast="0" w:name="_scnnfr2jp79t" w:id="31"/>
      <w:bookmarkEnd w:id="31"/>
      <w:r w:rsidDel="00000000" w:rsidR="00000000" w:rsidRPr="00000000">
        <w:rPr>
          <w:rtl w:val="0"/>
        </w:rPr>
        <w:t xml:space="preserve">Why Bitcoin was created</w:t>
      </w:r>
    </w:p>
    <w:p w:rsidR="00000000" w:rsidDel="00000000" w:rsidP="00000000" w:rsidRDefault="00000000" w:rsidRPr="00000000" w14:paraId="0000018B">
      <w:pPr>
        <w:rPr/>
      </w:pPr>
      <w:r w:rsidDel="00000000" w:rsidR="00000000" w:rsidRPr="00000000">
        <w:rPr>
          <w:rtl w:val="0"/>
        </w:rPr>
        <w:t xml:space="preserve">Digital payments existed before Bitcoin. People could send money through banks, card networks, and online payment companies. These systems made commerce easier, but each depended on a trusted organization to keep the ledger, approve accounts, settle transfers, and resolve disputes.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This dependence creates power and risk. An intermediary can delay a payment, charge a fee, collect personal data, restrict an account, reverse a transfer, or fail. The issuer of the currency can also change its supply.</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For many years, computer scientists tried to create digital money that did not need a central issuer or payment company. The challenge was difficult. Digital information is easy to copy. If a digital coin could be copied and spent twice, it could not function as money. If one company prevented copying, the company became the point of control and failure.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Bitcoin was created to solve this problem with a peer-to-peer network. Its design allows participants to agree on one transaction history without a central ledger keeper. It combines a public ledger, digital signatures, a network of validating nodes, proof of work, and economic incentives.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Bitcoin does not remove trust from every part of life. It reduces the need to trust a central authority for the issuance and settlement of its native money.</w:t>
      </w:r>
    </w:p>
    <w:p w:rsidR="00000000" w:rsidDel="00000000" w:rsidP="00000000" w:rsidRDefault="00000000" w:rsidRPr="00000000" w14:paraId="00000194">
      <w:pPr>
        <w:pStyle w:val="Heading3"/>
        <w:rPr/>
      </w:pPr>
      <w:bookmarkStart w:colFirst="0" w:colLast="0" w:name="_jzc1udd2s67" w:id="32"/>
      <w:bookmarkEnd w:id="32"/>
      <w:r w:rsidDel="00000000" w:rsidR="00000000" w:rsidRPr="00000000">
        <w:rPr>
          <w:rtl w:val="0"/>
        </w:rPr>
        <w:t xml:space="preserve">The search for digital and decentralized money</w:t>
      </w:r>
    </w:p>
    <w:p w:rsidR="00000000" w:rsidDel="00000000" w:rsidP="00000000" w:rsidRDefault="00000000" w:rsidRPr="00000000" w14:paraId="00000195">
      <w:pPr>
        <w:rPr/>
      </w:pPr>
      <w:r w:rsidDel="00000000" w:rsidR="00000000" w:rsidRPr="00000000">
        <w:rPr>
          <w:rtl w:val="0"/>
        </w:rPr>
        <w:t xml:space="preserve">The growth of personal computers and the internet created new opportunities for communication. It also created new forms of surveillance and control. In the late twentieth century, a group of programmers, mathematicians, and activists known as </w:t>
      </w:r>
      <w:r w:rsidDel="00000000" w:rsidR="00000000" w:rsidRPr="00000000">
        <w:rPr>
          <w:b w:val="1"/>
          <w:bCs w:val="1"/>
          <w:rtl w:val="0"/>
        </w:rPr>
        <w:t xml:space="preserve">Cypherpunks</w:t>
      </w:r>
      <w:r w:rsidDel="00000000" w:rsidR="00000000" w:rsidRPr="00000000">
        <w:rPr>
          <w:rtl w:val="0"/>
        </w:rPr>
        <w:t xml:space="preserve"> explored how cryptography could protect privacy and individual freedom in digital systems.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Cryptography</w:t>
      </w:r>
      <w:r w:rsidDel="00000000" w:rsidR="00000000" w:rsidRPr="00000000">
        <w:rPr>
          <w:rtl w:val="0"/>
        </w:rPr>
        <w:t xml:space="preserve"> is the use of mathematical methods to protect information and prove that an action is authentic. Encryption can keep a message private. Digital signatures can prove that a message or instruction came from the holder of a secret key without revealing that key.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Cypherpunks understood that private communication was not enough. People also needed a way to exchange value online. If every digital payment required a bank or company, that intermediary could observe, permit, or prevent the exchange.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Their goal was not simply digital money. Bank deposits were already digital. The harder goal was </w:t>
      </w:r>
      <w:r w:rsidDel="00000000" w:rsidR="00000000" w:rsidRPr="00000000">
        <w:rPr>
          <w:b w:val="1"/>
          <w:bCs w:val="1"/>
          <w:rtl w:val="0"/>
        </w:rPr>
        <w:t xml:space="preserve">decentralized digital money</w:t>
      </w:r>
      <w:r w:rsidDel="00000000" w:rsidR="00000000" w:rsidRPr="00000000">
        <w:rPr>
          <w:rtl w:val="0"/>
        </w:rPr>
        <w:t xml:space="preserve">: a system with no single issuer, server, or administrator that participants had to trust.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Bitcoin grew from decades of work by many people. Its design joined earlier ideas in a new way and provided incentives for an open network to keep operating.</w:t>
      </w:r>
    </w:p>
    <w:p w:rsidR="00000000" w:rsidDel="00000000" w:rsidP="00000000" w:rsidRDefault="00000000" w:rsidRPr="00000000" w14:paraId="0000019E">
      <w:pPr>
        <w:pStyle w:val="Heading3"/>
        <w:rPr/>
      </w:pPr>
      <w:bookmarkStart w:colFirst="0" w:colLast="0" w:name="_fwzdzfnpmwza" w:id="33"/>
      <w:bookmarkEnd w:id="33"/>
      <w:r w:rsidDel="00000000" w:rsidR="00000000" w:rsidRPr="00000000">
        <w:rPr>
          <w:rtl w:val="0"/>
        </w:rPr>
        <w:t xml:space="preserve">Early digital-money attempts and the double-spend problem</w:t>
      </w:r>
    </w:p>
    <w:p w:rsidR="00000000" w:rsidDel="00000000" w:rsidP="00000000" w:rsidRDefault="00000000" w:rsidRPr="00000000" w14:paraId="0000019F">
      <w:pPr>
        <w:rPr/>
      </w:pPr>
      <w:ins w:author="Larry Spraker" w:id="15" w:date="2026-07-15T12:20:44Z">
        <w:r w:rsidDel="00000000" w:rsidR="00000000" w:rsidRPr="00000000">
          <w:rPr>
            <w:rtl w:val="0"/>
          </w:rPr>
          <w:t xml:space="preserve">Bitcoin was not the first attempt at digital money. It was a 40 year evolution by the cypherpunks, with many projects whose ideas would later contribute to the successful design of Bitcoin.</w:t>
        </w:r>
        <w:del w:author="Larry Spraker" w:id="15" w:date="2026-07-15T12:20:44Z">
          <w:r w:rsidDel="00000000" w:rsidR="00000000" w:rsidRPr="00000000">
            <w:rPr>
              <w:rtl w:val="0"/>
            </w:rPr>
            <w:delText xml:space="preserve">  </w:delText>
          </w:r>
        </w:del>
      </w:ins>
      <w:del w:author="Larry Spraker" w:id="15" w:date="2026-07-15T12:20:44Z">
        <w:r w:rsidDel="00000000" w:rsidR="00000000" w:rsidRPr="00000000">
          <w:rPr>
            <w:rtl w:val="0"/>
          </w:rPr>
          <w:delText xml:space="preserve">Several projects contributed ideas that later appeared in Bitcoin.</w:delText>
        </w:r>
      </w:del>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DigiCash</w:t>
      </w:r>
      <w:r w:rsidDel="00000000" w:rsidR="00000000" w:rsidRPr="00000000">
        <w:rPr>
          <w:rtl w:val="0"/>
        </w:rPr>
        <w:t xml:space="preserve"> used cryptography to support private digital payments. It depended on a central company and banking relationships. When the company failed, the system could not continue as an independent money network.</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Hashcash</w:t>
      </w:r>
      <w:r w:rsidDel="00000000" w:rsidR="00000000" w:rsidRPr="00000000">
        <w:rPr>
          <w:rtl w:val="0"/>
        </w:rPr>
        <w:t xml:space="preserve"> used proof of work to make unwanted email costly. A sender's computer had to perform work before sending a message. The idea showed how computational cost could discourage abuse.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Bit Gold</w:t>
      </w:r>
      <w:r w:rsidDel="00000000" w:rsidR="00000000" w:rsidRPr="00000000">
        <w:rPr>
          <w:rtl w:val="0"/>
        </w:rPr>
        <w:t xml:space="preserve"> described a proposed system in which computational work could create scarce digital records. It was not launched as a complete decentralized money system, but it developed </w:t>
      </w:r>
      <w:ins w:author="Larry Spraker" w:id="16" w:date="2026-07-15T12:24:34Z">
        <w:r w:rsidDel="00000000" w:rsidR="00000000" w:rsidRPr="00000000">
          <w:rPr>
            <w:rtl w:val="0"/>
          </w:rPr>
          <w:t xml:space="preserve">two</w:t>
        </w:r>
      </w:ins>
      <w:del w:author="Larry Spraker" w:id="16" w:date="2026-07-15T12:24:34Z">
        <w:r w:rsidDel="00000000" w:rsidR="00000000" w:rsidRPr="00000000">
          <w:rPr>
            <w:rtl w:val="0"/>
          </w:rPr>
          <w:delText xml:space="preserve">Two</w:delText>
        </w:r>
      </w:del>
      <w:r w:rsidDel="00000000" w:rsidR="00000000" w:rsidRPr="00000000">
        <w:rPr>
          <w:rtl w:val="0"/>
        </w:rPr>
        <w:t xml:space="preserve"> </w:t>
      </w:r>
      <w:del w:author="Larry Spraker" w:id="17" w:date="2026-07-15T12:24:40Z">
        <w:r w:rsidDel="00000000" w:rsidR="00000000" w:rsidRPr="00000000">
          <w:rPr>
            <w:rtl w:val="0"/>
          </w:rPr>
          <w:delText xml:space="preserve">b</w:delText>
        </w:r>
      </w:del>
      <w:r w:rsidDel="00000000" w:rsidR="00000000" w:rsidRPr="00000000">
        <w:rPr>
          <w:rtl w:val="0"/>
        </w:rPr>
        <w:t xml:space="preserve">important ideas about digital scarcity and proof.</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Other proposals explored distributed records, reusable proof of work, and digital signatures. Each helped clarify the remaining problem.</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central problem was </w:t>
      </w:r>
      <w:r w:rsidDel="00000000" w:rsidR="00000000" w:rsidRPr="00000000">
        <w:rPr>
          <w:b w:val="1"/>
          <w:bCs w:val="1"/>
          <w:rtl w:val="0"/>
        </w:rPr>
        <w:t xml:space="preserve">double spending</w:t>
      </w:r>
      <w:r w:rsidDel="00000000" w:rsidR="00000000" w:rsidRPr="00000000">
        <w:rPr>
          <w:rtl w:val="0"/>
        </w:rPr>
        <w:t xml:space="preserve">. A </w:t>
      </w:r>
      <w:ins w:author="Larry Spraker" w:id="18" w:date="2026-07-15T12:27:22Z">
        <w:r w:rsidDel="00000000" w:rsidR="00000000" w:rsidRPr="00000000">
          <w:rPr>
            <w:rtl w:val="0"/>
          </w:rPr>
          <w:t xml:space="preserve">physical </w:t>
        </w:r>
      </w:ins>
      <w:r w:rsidDel="00000000" w:rsidR="00000000" w:rsidRPr="00000000">
        <w:rPr>
          <w:rtl w:val="0"/>
        </w:rPr>
        <w:t xml:space="preserve">paper note cannot </w:t>
      </w:r>
      <w:del w:author="Larry Spraker" w:id="19" w:date="2026-07-15T12:27:28Z">
        <w:r w:rsidDel="00000000" w:rsidR="00000000" w:rsidRPr="00000000">
          <w:rPr>
            <w:rtl w:val="0"/>
          </w:rPr>
          <w:delText xml:space="preserve">normally </w:delText>
        </w:r>
      </w:del>
      <w:r w:rsidDel="00000000" w:rsidR="00000000" w:rsidRPr="00000000">
        <w:rPr>
          <w:rtl w:val="0"/>
        </w:rPr>
        <w:t xml:space="preserve">be given to two people at the same time. </w:t>
      </w:r>
      <w:ins w:author="Larry Spraker" w:id="20" w:date="2026-07-15T12:27:48Z">
        <w:r w:rsidDel="00000000" w:rsidR="00000000" w:rsidRPr="00000000">
          <w:rPr>
            <w:rtl w:val="0"/>
          </w:rPr>
          <w:t xml:space="preserve">However, d</w:t>
        </w:r>
      </w:ins>
      <w:del w:author="Larry Spraker" w:id="20" w:date="2026-07-15T12:27:48Z">
        <w:r w:rsidDel="00000000" w:rsidR="00000000" w:rsidRPr="00000000">
          <w:rPr>
            <w:rtl w:val="0"/>
          </w:rPr>
          <w:delText xml:space="preserve">D</w:delText>
        </w:r>
      </w:del>
      <w:r w:rsidDel="00000000" w:rsidR="00000000" w:rsidRPr="00000000">
        <w:rPr>
          <w:rtl w:val="0"/>
        </w:rPr>
        <w:t xml:space="preserve">igital data can be copied perfectly. A dishonest user could try to send the same digital unit to two recipients.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Centralized systems prevent this by letting one trusted database decide which payment came first. Bitcoin uses a different method</w:t>
      </w:r>
      <w:ins w:author="Larry Spraker" w:id="21" w:date="2026-07-15T12:38:21Z">
        <w:r w:rsidDel="00000000" w:rsidR="00000000" w:rsidRPr="00000000">
          <w:rPr>
            <w:rtl w:val="0"/>
          </w:rPr>
          <w:t xml:space="preserve"> that is based on a </w:t>
        </w:r>
        <w:r w:rsidDel="00000000" w:rsidR="00000000" w:rsidRPr="00000000">
          <w:rPr>
            <w:i w:val="1"/>
            <w:iCs w:val="1"/>
            <w:rtl w:val="0"/>
            <w:rPrChange w:author="Larry Spraker" w:id="22" w:date="2026-07-15T12:38:21Z">
              <w:rPr/>
            </w:rPrChange>
          </w:rPr>
          <w:t xml:space="preserve">decentralized</w:t>
        </w:r>
        <w:r w:rsidDel="00000000" w:rsidR="00000000" w:rsidRPr="00000000">
          <w:rPr>
            <w:rtl w:val="0"/>
            <w:rPrChange w:author="Larry Spraker" w:id="22" w:date="2026-07-15T12:38:21Z">
              <w:rPr/>
            </w:rPrChange>
          </w:rPr>
          <w:t xml:space="preserve">, global, peer-to-peer </w:t>
        </w:r>
        <w:r w:rsidDel="00000000" w:rsidR="00000000" w:rsidRPr="00000000">
          <w:rPr>
            <w:rtl w:val="0"/>
          </w:rPr>
          <w:t xml:space="preserve">network of computers where every transaction is broadcast, ordered, validated and ultimately stored by the entire network.</w:t>
        </w:r>
        <w:del w:author="Larry Spraker" w:id="21" w:date="2026-07-15T12:38:21Z">
          <w:r w:rsidDel="00000000" w:rsidR="00000000" w:rsidRPr="00000000">
            <w:rPr>
              <w:rtl w:val="0"/>
            </w:rPr>
            <w:delText xml:space="preserve">  leveraging a </w:delText>
          </w:r>
        </w:del>
      </w:ins>
      <w:del w:author="Larry Spraker" w:id="21" w:date="2026-07-15T12:38:21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numPr>
          <w:ilvl w:val="0"/>
          <w:numId w:val="11"/>
        </w:numPr>
        <w:ind w:left="720" w:hanging="360"/>
      </w:pPr>
      <w:commentRangeStart w:id="14"/>
      <w:r w:rsidDel="00000000" w:rsidR="00000000" w:rsidRPr="00000000">
        <w:rPr>
          <w:rtl w:val="0"/>
        </w:rPr>
        <w:t xml:space="preserve">Transactions are announced to a peer-to-peer network.</w:t>
      </w:r>
    </w:p>
    <w:p w:rsidR="00000000" w:rsidDel="00000000" w:rsidP="00000000" w:rsidRDefault="00000000" w:rsidRPr="00000000" w14:paraId="000001AE">
      <w:pPr>
        <w:numPr>
          <w:ilvl w:val="0"/>
          <w:numId w:val="11"/>
        </w:numPr>
        <w:ind w:left="720" w:hanging="360"/>
      </w:pPr>
      <w:r w:rsidDel="00000000" w:rsidR="00000000" w:rsidRPr="00000000">
        <w:rPr>
          <w:rtl w:val="0"/>
        </w:rPr>
        <w:t xml:space="preserve">Miners collect valid transactions into blocks and use proof of work to propose their order.</w:t>
      </w:r>
    </w:p>
    <w:p w:rsidR="00000000" w:rsidDel="00000000" w:rsidP="00000000" w:rsidRDefault="00000000" w:rsidRPr="00000000" w14:paraId="000001AF">
      <w:pPr>
        <w:numPr>
          <w:ilvl w:val="0"/>
          <w:numId w:val="11"/>
        </w:numPr>
        <w:ind w:left="720" w:hanging="360"/>
      </w:pPr>
      <w:r w:rsidDel="00000000" w:rsidR="00000000" w:rsidRPr="00000000">
        <w:rPr>
          <w:rtl w:val="0"/>
        </w:rPr>
        <w:t xml:space="preserve">Nodes independently check each block against the same rules.</w:t>
      </w:r>
    </w:p>
    <w:p w:rsidR="00000000" w:rsidDel="00000000" w:rsidP="00000000" w:rsidRDefault="00000000" w:rsidRPr="00000000" w14:paraId="000001B0">
      <w:pPr>
        <w:numPr>
          <w:ilvl w:val="0"/>
          <w:numId w:val="11"/>
        </w:numPr>
        <w:ind w:left="720" w:hanging="360"/>
      </w:pPr>
      <w:r w:rsidDel="00000000" w:rsidR="00000000" w:rsidRPr="00000000">
        <w:rPr>
          <w:rtl w:val="0"/>
        </w:rPr>
        <w:t xml:space="preserve">The valid chain with the most accumulated proof of work becomes the accepted history.</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This explanation is enough for the beginner path. The important result is that the network can reject a second attempt to spend the same bitcoin without asking one company to decide.</w:t>
      </w:r>
    </w:p>
    <w:p w:rsidR="00000000" w:rsidDel="00000000" w:rsidP="00000000" w:rsidRDefault="00000000" w:rsidRPr="00000000" w14:paraId="000001B3">
      <w:pPr>
        <w:pStyle w:val="Heading3"/>
        <w:rPr/>
      </w:pPr>
      <w:bookmarkStart w:colFirst="0" w:colLast="0" w:name="_m4eq9ohyjfv7" w:id="34"/>
      <w:bookmarkEnd w:id="34"/>
      <w:commentRangeStart w:id="15"/>
      <w:r w:rsidDel="00000000" w:rsidR="00000000" w:rsidRPr="00000000">
        <w:rPr>
          <w:rtl w:val="0"/>
        </w:rPr>
        <w:t xml:space="preserve">Bitcoin origin timeline</w:t>
      </w:r>
    </w:p>
    <w:p w:rsidR="00000000" w:rsidDel="00000000" w:rsidP="00000000" w:rsidRDefault="00000000" w:rsidRPr="00000000" w14:paraId="000001B4">
      <w:pPr>
        <w:rPr/>
      </w:pPr>
      <w:r w:rsidDel="00000000" w:rsidR="00000000" w:rsidRPr="00000000">
        <w:rPr>
          <w:rtl w:val="0"/>
        </w:rPr>
        <w:t xml:space="preserve">Bitcoin appeared through a short series of public events.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Why it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31 October 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Satoshi Nakamoto published the whitepaper </w:t>
            </w:r>
            <w:r w:rsidDel="00000000" w:rsidR="00000000" w:rsidRPr="00000000">
              <w:rPr>
                <w:i w:val="1"/>
                <w:iCs w:val="1"/>
                <w:rtl w:val="0"/>
              </w:rPr>
              <w:t xml:space="preserve">Bitcoin: A Peer-to-Peer Electronic Cash System</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The paper described direct online payments without a financial intermediary.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3 January 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Satoshi created the Genesis Block, the first block in Bitcoin's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The Bitcoin network began. The block included a newspaper headline about bank bailouts, placing the launch in the context of the financial crisis.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12 January 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Satoshi sent bitcoin to Hal Finney in the first recorded person-to-person Bitcoin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The software moved value between two participants as designed.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22 May 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A user paid 10,000 bitcoin for two pizzas.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The event showed bitcoin being exchanged for ordinary goods and is remembered as Bitcoin Pizza Day.</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Satoshi Nakamoto</w:t>
      </w:r>
      <w:r w:rsidDel="00000000" w:rsidR="00000000" w:rsidRPr="00000000">
        <w:rPr>
          <w:rtl w:val="0"/>
        </w:rPr>
        <w:t xml:space="preserve"> is the name used by Bitcoin's creator. Satoshi communicated online, released the software as open source, and later stopped participating. Satoshi's real-world identity remains unknown.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No central company owns Bitcoin. The software and rules continued because other people chose to run, review, and develop them. This origin matters: the creator did not remain as a permanent leader who could issue more coins or approve transactions.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Genesis Block and the 2008 financial crisis give Bitcoin important historical context. However, evaluate Bitcoin by its design and operation, not only by a story about its creator.</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CB">
      <w:pPr>
        <w:pStyle w:val="Heading3"/>
        <w:rPr>
          <w:ins w:author="Larry Spraker" w:id="23" w:date="2026-07-15T12:48:55Z"/>
        </w:rPr>
      </w:pPr>
      <w:ins w:author="Larry Spraker" w:id="23" w:date="2026-07-15T12:48:55Z">
        <w:bookmarkStart w:colFirst="0" w:colLast="0" w:name="_ekhp5eizbq02" w:id="35"/>
        <w:bookmarkEnd w:id="35"/>
        <w:commentRangeStart w:id="16"/>
        <w:r w:rsidDel="00000000" w:rsidR="00000000" w:rsidRPr="00000000">
          <w:rPr>
            <w:rtl w:val="0"/>
          </w:rPr>
          <w:t xml:space="preserve">The Blockchain - Bitcoin’s Public Ledger</w:t>
        </w:r>
      </w:ins>
    </w:p>
    <w:p w:rsidR="00000000" w:rsidDel="00000000" w:rsidP="00000000" w:rsidRDefault="00000000" w:rsidRPr="00000000" w14:paraId="000001CC">
      <w:pPr>
        <w:rPr>
          <w:ins w:author="Larry Spraker" w:id="23" w:date="2026-07-15T12:48:55Z"/>
        </w:rPr>
      </w:pPr>
      <w:ins w:author="Larry Spraker" w:id="23" w:date="2026-07-15T12:48:55Z">
        <w:r w:rsidDel="00000000" w:rsidR="00000000" w:rsidRPr="00000000">
          <w:rPr>
            <w:rtl w:val="0"/>
          </w:rPr>
          <w:t xml:space="preserve">Unlike banks, who each have their own ledger of transactions and must coordinate with each other, Bitcoin is recorded and stored in a SINGLE, digital, decentralized, public ledger. This ledger is stored in a data format referred to as a “blockchain”. </w:t>
        </w:r>
      </w:ins>
    </w:p>
    <w:p w:rsidR="00000000" w:rsidDel="00000000" w:rsidP="00000000" w:rsidRDefault="00000000" w:rsidRPr="00000000" w14:paraId="000001CD">
      <w:pPr>
        <w:rPr>
          <w:ins w:author="Larry Spraker" w:id="23" w:date="2026-07-15T12:48:55Z"/>
        </w:rPr>
      </w:pPr>
      <w:ins w:author="Larry Spraker" w:id="23" w:date="2026-07-15T12:48:55Z">
        <w:r w:rsidDel="00000000" w:rsidR="00000000" w:rsidRPr="00000000">
          <w:rPr>
            <w:rtl w:val="0"/>
          </w:rPr>
        </w:r>
      </w:ins>
    </w:p>
    <w:p w:rsidR="00000000" w:rsidDel="00000000" w:rsidP="00000000" w:rsidRDefault="00000000" w:rsidRPr="00000000" w14:paraId="000001CE">
      <w:pPr>
        <w:rPr>
          <w:ins w:author="Larry Spraker" w:id="23" w:date="2026-07-15T12:48:55Z"/>
        </w:rPr>
      </w:pPr>
      <w:ins w:author="Larry Spraker" w:id="23" w:date="2026-07-15T12:48:55Z">
        <w:r w:rsidDel="00000000" w:rsidR="00000000" w:rsidRPr="00000000">
          <w:rPr>
            <w:rtl w:val="0"/>
          </w:rPr>
          <w:t xml:space="preserve">A block contains a series of transactions (in order), and each block is like a page in a ledger. Transactions within each block are in precise, choronological order and blocks are also sequenced and “chained” together in chronological order.</w:t>
        </w:r>
      </w:ins>
    </w:p>
    <w:p w:rsidR="00000000" w:rsidDel="00000000" w:rsidP="00000000" w:rsidRDefault="00000000" w:rsidRPr="00000000" w14:paraId="000001CF">
      <w:pPr>
        <w:rPr>
          <w:ins w:author="Larry Spraker" w:id="23" w:date="2026-07-15T12:48:55Z"/>
        </w:rPr>
      </w:pPr>
      <w:ins w:author="Larry Spraker" w:id="23" w:date="2026-07-15T12:48:55Z">
        <w:r w:rsidDel="00000000" w:rsidR="00000000" w:rsidRPr="00000000">
          <w:rPr>
            <w:rtl w:val="0"/>
          </w:rPr>
        </w:r>
      </w:ins>
    </w:p>
    <w:p w:rsidR="00000000" w:rsidDel="00000000" w:rsidP="00000000" w:rsidRDefault="00000000" w:rsidRPr="00000000" w14:paraId="000001D0">
      <w:pPr>
        <w:rPr>
          <w:ins w:author="Larry Spraker" w:id="23" w:date="2026-07-15T12:48:55Z"/>
        </w:rPr>
      </w:pPr>
      <w:ins w:author="Larry Spraker" w:id="23" w:date="2026-07-15T12:48:55Z">
        <w:r w:rsidDel="00000000" w:rsidR="00000000" w:rsidRPr="00000000">
          <w:rPr>
            <w:rtl w:val="0"/>
          </w:rPr>
          <w:t xml:space="preserve">Bitcoin is designed to add a new block of transactions to the blockchain approximately every 10 minutes.</w:t>
        </w:r>
        <w:commentRangeStart w:id="16"/>
        <w:commentRangeEnd w:id="16"/>
        <w:r w:rsidDel="00000000" w:rsidR="00000000" w:rsidRPr="00000000">
          <w:commentReference w:id="16"/>
        </w:r>
        <w:r w:rsidDel="00000000" w:rsidR="00000000" w:rsidRPr="00000000">
          <w:rPr>
            <w:rtl w:val="0"/>
            <w:rPrChange w:author="Larry Spraker" w:id="24" w:date="2026-07-15T12:48:55Z">
              <w:rPr/>
            </w:rPrChange>
          </w:rPr>
          <w:t xml:space="preserve">The blockchain is basically append only, and is therefore considered to be “immutable,” meaning it cannot be altered, which is a critical concept for accuracy, security, and stability.</w:t>
        </w:r>
        <w:r w:rsidDel="00000000" w:rsidR="00000000" w:rsidRPr="00000000">
          <w:rPr>
            <w:rtl w:val="0"/>
          </w:rPr>
        </w:r>
      </w:ins>
    </w:p>
    <w:p w:rsidR="00000000" w:rsidDel="00000000" w:rsidP="00000000" w:rsidRDefault="00000000" w:rsidRPr="00000000" w14:paraId="000001D1">
      <w:pPr>
        <w:pStyle w:val="Heading3"/>
        <w:rPr>
          <w:ins w:author="Larry Spraker" w:id="23" w:date="2026-07-15T12:48:55Z"/>
        </w:rPr>
      </w:pPr>
      <w:ins w:author="Larry Spraker" w:id="23" w:date="2026-07-15T12:48:55Z">
        <w:bookmarkStart w:colFirst="0" w:colLast="0" w:name="_xh82hgoabh5v" w:id="36"/>
        <w:bookmarkEnd w:id="36"/>
        <w:r w:rsidDel="00000000" w:rsidR="00000000" w:rsidRPr="00000000">
          <w:rPr>
            <w:rtl w:val="0"/>
          </w:rPr>
          <w:t xml:space="preserve">The Bitcoin Network</w:t>
        </w:r>
      </w:ins>
    </w:p>
    <w:p w:rsidR="00000000" w:rsidDel="00000000" w:rsidP="00000000" w:rsidRDefault="00000000" w:rsidRPr="00000000" w14:paraId="000001D2">
      <w:pPr>
        <w:rPr>
          <w:ins w:author="Larry Spraker" w:id="23" w:date="2026-07-15T12:48:55Z"/>
        </w:rPr>
      </w:pPr>
      <w:ins w:author="Larry Spraker" w:id="23" w:date="2026-07-15T12:48:55Z">
        <w:r w:rsidDel="00000000" w:rsidR="00000000" w:rsidRPr="00000000">
          <w:rPr>
            <w:rtl w:val="0"/>
          </w:rPr>
          <w:t xml:space="preserve">Bitcoin, as digital money, is entirely based on a global, decentralized, network of computers running software based on the Bitcoin protocol.</w:t>
        </w:r>
      </w:ins>
    </w:p>
    <w:p w:rsidR="00000000" w:rsidDel="00000000" w:rsidP="00000000" w:rsidRDefault="00000000" w:rsidRPr="00000000" w14:paraId="000001D3">
      <w:pPr>
        <w:rPr>
          <w:ins w:author="Larry Spraker" w:id="23" w:date="2026-07-15T12:48:55Z"/>
        </w:rPr>
      </w:pPr>
      <w:ins w:author="Larry Spraker" w:id="23" w:date="2026-07-15T12:48:55Z">
        <w:r w:rsidDel="00000000" w:rsidR="00000000" w:rsidRPr="00000000">
          <w:rPr>
            <w:rtl w:val="0"/>
          </w:rPr>
        </w:r>
      </w:ins>
    </w:p>
    <w:p w:rsidR="00000000" w:rsidDel="00000000" w:rsidP="00000000" w:rsidRDefault="00000000" w:rsidRPr="00000000" w14:paraId="000001D4">
      <w:pPr>
        <w:numPr>
          <w:ilvl w:val="0"/>
          <w:numId w:val="28"/>
        </w:numPr>
        <w:ind w:left="720" w:hanging="360"/>
        <w:rPr>
          <w:ins w:author="Larry Spraker" w:id="23" w:date="2026-07-15T12:48:55Z"/>
          <w:u w:val="none"/>
        </w:rPr>
      </w:pPr>
      <w:ins w:author="Larry Spraker" w:id="23" w:date="2026-07-15T12:48:55Z">
        <w:r w:rsidDel="00000000" w:rsidR="00000000" w:rsidRPr="00000000">
          <w:rPr>
            <w:b w:val="1"/>
            <w:bCs w:val="1"/>
            <w:rtl w:val="0"/>
            <w:rPrChange w:author="Larry Spraker" w:id="24" w:date="2026-07-15T12:48:55Z">
              <w:rPr/>
            </w:rPrChange>
          </w:rPr>
          <w:t xml:space="preserve">Miners</w:t>
        </w:r>
        <w:r w:rsidDel="00000000" w:rsidR="00000000" w:rsidRPr="00000000">
          <w:rPr>
            <w:rtl w:val="0"/>
          </w:rPr>
          <w:t xml:space="preserve"> are computers that </w:t>
        </w:r>
        <w:r w:rsidDel="00000000" w:rsidR="00000000" w:rsidRPr="00000000">
          <w:rPr>
            <w:i w:val="1"/>
            <w:iCs w:val="1"/>
            <w:rtl w:val="0"/>
            <w:rPrChange w:author="Larry Spraker" w:id="24" w:date="2026-07-15T12:48:55Z">
              <w:rPr/>
            </w:rPrChange>
          </w:rPr>
          <w:t xml:space="preserve">process</w:t>
        </w:r>
        <w:r w:rsidDel="00000000" w:rsidR="00000000" w:rsidRPr="00000000">
          <w:rPr>
            <w:rtl w:val="0"/>
          </w:rPr>
          <w:t xml:space="preserve"> incoming transactions</w:t>
        </w:r>
      </w:ins>
    </w:p>
    <w:p w:rsidR="00000000" w:rsidDel="00000000" w:rsidP="00000000" w:rsidRDefault="00000000" w:rsidRPr="00000000" w14:paraId="000001D5">
      <w:pPr>
        <w:numPr>
          <w:ilvl w:val="0"/>
          <w:numId w:val="28"/>
        </w:numPr>
        <w:ind w:left="720" w:hanging="360"/>
        <w:rPr>
          <w:ins w:author="Larry Spraker" w:id="23" w:date="2026-07-15T12:48:55Z"/>
          <w:u w:val="none"/>
        </w:rPr>
      </w:pPr>
      <w:ins w:author="Larry Spraker" w:id="23" w:date="2026-07-15T12:48:55Z">
        <w:r w:rsidDel="00000000" w:rsidR="00000000" w:rsidRPr="00000000">
          <w:rPr>
            <w:b w:val="1"/>
            <w:bCs w:val="1"/>
            <w:rtl w:val="0"/>
            <w:rPrChange w:author="Larry Spraker" w:id="24" w:date="2026-07-15T12:48:55Z">
              <w:rPr/>
            </w:rPrChange>
          </w:rPr>
          <w:t xml:space="preserve">Nodes</w:t>
        </w:r>
        <w:r w:rsidDel="00000000" w:rsidR="00000000" w:rsidRPr="00000000">
          <w:rPr>
            <w:rtl w:val="0"/>
          </w:rPr>
          <w:t xml:space="preserve"> are computers that </w:t>
        </w:r>
        <w:r w:rsidDel="00000000" w:rsidR="00000000" w:rsidRPr="00000000">
          <w:rPr>
            <w:i w:val="1"/>
            <w:iCs w:val="1"/>
            <w:rtl w:val="0"/>
            <w:rPrChange w:author="Larry Spraker" w:id="24" w:date="2026-07-15T12:48:55Z">
              <w:rPr/>
            </w:rPrChange>
          </w:rPr>
          <w:t xml:space="preserve">validate</w:t>
        </w:r>
        <w:r w:rsidDel="00000000" w:rsidR="00000000" w:rsidRPr="00000000">
          <w:rPr>
            <w:rtl w:val="0"/>
          </w:rPr>
          <w:t xml:space="preserve"> the transactions</w:t>
        </w:r>
      </w:ins>
    </w:p>
    <w:p w:rsidR="00000000" w:rsidDel="00000000" w:rsidP="00000000" w:rsidRDefault="00000000" w:rsidRPr="00000000" w14:paraId="000001D6">
      <w:pPr>
        <w:ind w:left="0" w:firstLine="0"/>
        <w:rPr>
          <w:ins w:author="Larry Spraker" w:id="23" w:date="2026-07-15T12:48:55Z"/>
          <w:b w:val="1"/>
          <w:bCs w:val="1"/>
          <w:rPrChange w:author="Larry Spraker" w:id="24" w:date="2026-07-15T12:48:55Z">
            <w:rPr/>
          </w:rPrChange>
        </w:rPr>
      </w:pPr>
      <w:ins w:author="Larry Spraker" w:id="23" w:date="2026-07-15T12:48:55Z">
        <w:r w:rsidDel="00000000" w:rsidR="00000000" w:rsidRPr="00000000">
          <w:rPr>
            <w:rtl w:val="0"/>
          </w:rPr>
        </w:r>
      </w:ins>
    </w:p>
    <w:p w:rsidR="00000000" w:rsidDel="00000000" w:rsidP="00000000" w:rsidRDefault="00000000" w:rsidRPr="00000000" w14:paraId="000001D7">
      <w:pPr>
        <w:ind w:left="0" w:firstLine="0"/>
        <w:rPr>
          <w:ins w:author="Larry Spraker" w:id="23" w:date="2026-07-15T12:48:55Z"/>
        </w:rPr>
      </w:pPr>
      <w:ins w:author="Larry Spraker" w:id="23" w:date="2026-07-15T12:48:55Z">
        <w:r w:rsidDel="00000000" w:rsidR="00000000" w:rsidRPr="00000000">
          <w:rPr>
            <w:rtl w:val="0"/>
            <w:rPrChange w:author="Larry Spraker" w:id="24" w:date="2026-07-15T12:48:55Z">
              <w:rPr/>
            </w:rPrChange>
          </w:rPr>
          <w:t xml:space="preserve">Users</w:t>
        </w:r>
        <w:r w:rsidDel="00000000" w:rsidR="00000000" w:rsidRPr="00000000">
          <w:rPr>
            <w:rtl w:val="0"/>
          </w:rPr>
          <w:t xml:space="preserve"> send, receive and hold Bitcoin as digital money using this network. Every node on the Bitcoin network has a copy of the entire blockchain. The Bitcoin network (captial B) stores, transfers and secures bitcoin (lower case b) the digital money/asset.</w:t>
        </w:r>
      </w:ins>
    </w:p>
    <w:p w:rsidR="00000000" w:rsidDel="00000000" w:rsidP="00000000" w:rsidRDefault="00000000" w:rsidRPr="00000000" w14:paraId="000001D8">
      <w:pPr>
        <w:ind w:left="0" w:firstLine="0"/>
        <w:rPr>
          <w:ins w:author="Larry Spraker" w:id="23" w:date="2026-07-15T12:48:55Z"/>
        </w:rPr>
      </w:pPr>
      <w:ins w:author="Larry Spraker" w:id="23" w:date="2026-07-15T12:48:55Z">
        <w:r w:rsidDel="00000000" w:rsidR="00000000" w:rsidRPr="00000000">
          <w:rPr>
            <w:rtl w:val="0"/>
          </w:rPr>
        </w:r>
      </w:ins>
    </w:p>
    <w:p w:rsidR="00000000" w:rsidDel="00000000" w:rsidP="00000000" w:rsidRDefault="00000000" w:rsidRPr="00000000" w14:paraId="000001D9">
      <w:pPr>
        <w:pStyle w:val="Heading3"/>
        <w:rPr>
          <w:ins w:author="Larry Spraker" w:id="23" w:date="2026-07-15T12:48:55Z"/>
        </w:rPr>
      </w:pPr>
      <w:ins w:author="Larry Spraker" w:id="23" w:date="2026-07-15T12:48:55Z">
        <w:bookmarkStart w:colFirst="0" w:colLast="0" w:name="_zhhz6hlhgkay" w:id="37"/>
        <w:bookmarkEnd w:id="37"/>
        <w:r w:rsidDel="00000000" w:rsidR="00000000" w:rsidRPr="00000000">
          <w:rPr>
            <w:rtl w:val="0"/>
          </w:rPr>
          <w:t xml:space="preserve">Bitcoin Wallets</w:t>
        </w:r>
      </w:ins>
    </w:p>
    <w:p w:rsidR="00000000" w:rsidDel="00000000" w:rsidP="00000000" w:rsidRDefault="00000000" w:rsidRPr="00000000" w14:paraId="000001DA">
      <w:pPr>
        <w:rPr>
          <w:ins w:author="Larry Spraker" w:id="23" w:date="2026-07-15T12:48:55Z"/>
          <w:rPrChange w:author="Larry Spraker" w:id="24" w:date="2026-07-15T12:48:55Z">
            <w:rPr/>
          </w:rPrChange>
        </w:rPr>
      </w:pPr>
      <w:ins w:author="Larry Spraker" w:id="23" w:date="2026-07-15T12:48:55Z">
        <w:r w:rsidDel="00000000" w:rsidR="00000000" w:rsidRPr="00000000">
          <w:rPr>
            <w:rtl w:val="0"/>
          </w:rPr>
          <w:t xml:space="preserve">We trust banks to hold our money in an “account”. With Bitcoin you do not have an account. *** I added a comment below on the wallet section and recommend pulling some of that basic text up here so that we’ve introduced enough terms so that subsequent use of words like keys make more sense.</w:t>
        </w:r>
        <w:r w:rsidDel="00000000" w:rsidR="00000000" w:rsidRPr="00000000">
          <w:rPr>
            <w:rtl w:val="0"/>
          </w:rPr>
        </w:r>
      </w:ins>
    </w:p>
    <w:p w:rsidR="00000000" w:rsidDel="00000000" w:rsidP="00000000" w:rsidRDefault="00000000" w:rsidRPr="00000000" w14:paraId="000001DB">
      <w:pPr>
        <w:ind w:left="0" w:firstLine="0"/>
        <w:rPr>
          <w:ins w:author="Larry Spraker" w:id="23" w:date="2026-07-15T12:48:55Z"/>
        </w:rPr>
      </w:pPr>
      <w:ins w:author="Larry Spraker" w:id="23" w:date="2026-07-15T12:48:55Z">
        <w:r w:rsidDel="00000000" w:rsidR="00000000" w:rsidRPr="00000000">
          <w:rPr>
            <w:rtl w:val="0"/>
          </w:rPr>
        </w:r>
      </w:ins>
    </w:p>
    <w:p w:rsidR="00000000" w:rsidDel="00000000" w:rsidP="00000000" w:rsidRDefault="00000000" w:rsidRPr="00000000" w14:paraId="000001DC">
      <w:pPr>
        <w:pStyle w:val="Heading3"/>
        <w:rPr/>
      </w:pPr>
      <w:bookmarkStart w:colFirst="0" w:colLast="0" w:name="_4cslxx8w6coe" w:id="38"/>
      <w:bookmarkEnd w:id="38"/>
      <w:r w:rsidDel="00000000" w:rsidR="00000000" w:rsidRPr="00000000">
        <w:rPr>
          <w:rtl w:val="0"/>
        </w:rPr>
        <w:t xml:space="preserve">Decentralization</w:t>
      </w:r>
    </w:p>
    <w:p w:rsidR="00000000" w:rsidDel="00000000" w:rsidP="00000000" w:rsidRDefault="00000000" w:rsidRPr="00000000" w14:paraId="000001DD">
      <w:pPr>
        <w:rPr/>
      </w:pPr>
      <w:r w:rsidDel="00000000" w:rsidR="00000000" w:rsidRPr="00000000">
        <w:rPr>
          <w:rtl w:val="0"/>
        </w:rPr>
        <w:t xml:space="preserve">A centralized system has a controlling point. A bank controls its customer ledger. A payment company controls its network. A government controls the issuance rules of its currency.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 </w:t>
      </w:r>
      <w:r w:rsidDel="00000000" w:rsidR="00000000" w:rsidRPr="00000000">
        <w:rPr>
          <w:b w:val="1"/>
          <w:bCs w:val="1"/>
          <w:rtl w:val="0"/>
        </w:rPr>
        <w:t xml:space="preserve">decentralized</w:t>
      </w:r>
      <w:r w:rsidDel="00000000" w:rsidR="00000000" w:rsidRPr="00000000">
        <w:rPr>
          <w:rtl w:val="0"/>
        </w:rPr>
        <w:t xml:space="preserve"> system distributes roles and decision enforcement among many independent participants. Bitcoin has no central office that can create accounts, change balances, or approve membership.</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Bitcoin's decentralization comes from several features: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numPr>
          <w:ilvl w:val="0"/>
          <w:numId w:val="1"/>
        </w:numPr>
        <w:ind w:left="720" w:hanging="360"/>
      </w:pPr>
      <w:r w:rsidDel="00000000" w:rsidR="00000000" w:rsidRPr="00000000">
        <w:rPr>
          <w:rtl w:val="0"/>
        </w:rPr>
        <w:t xml:space="preserve">a</w:t>
      </w:r>
      <w:commentRangeStart w:id="17"/>
      <w:r w:rsidDel="00000000" w:rsidR="00000000" w:rsidRPr="00000000">
        <w:rPr>
          <w:rtl w:val="0"/>
        </w:rPr>
        <w:t xml:space="preserve">nyone can download and inspect the open-source software;</w:t>
      </w:r>
    </w:p>
    <w:p w:rsidR="00000000" w:rsidDel="00000000" w:rsidP="00000000" w:rsidRDefault="00000000" w:rsidRPr="00000000" w14:paraId="000001E4">
      <w:pPr>
        <w:numPr>
          <w:ilvl w:val="0"/>
          <w:numId w:val="1"/>
        </w:numPr>
        <w:ind w:left="720" w:hanging="360"/>
      </w:pPr>
      <w:r w:rsidDel="00000000" w:rsidR="00000000" w:rsidRPr="00000000">
        <w:rPr>
          <w:rtl w:val="0"/>
        </w:rPr>
        <w:t xml:space="preserve">users can transact without opening an account with the Bitcoin network;</w:t>
      </w:r>
    </w:p>
    <w:p w:rsidR="00000000" w:rsidDel="00000000" w:rsidP="00000000" w:rsidRDefault="00000000" w:rsidRPr="00000000" w14:paraId="000001E5">
      <w:pPr>
        <w:numPr>
          <w:ilvl w:val="0"/>
          <w:numId w:val="1"/>
        </w:numPr>
        <w:ind w:left="720" w:hanging="360"/>
      </w:pPr>
      <w:r w:rsidDel="00000000" w:rsidR="00000000" w:rsidRPr="00000000">
        <w:rPr>
          <w:rtl w:val="0"/>
        </w:rPr>
        <w:t xml:space="preserve">independent nodes check transactions and blocks;</w:t>
      </w:r>
    </w:p>
    <w:p w:rsidR="00000000" w:rsidDel="00000000" w:rsidP="00000000" w:rsidRDefault="00000000" w:rsidRPr="00000000" w14:paraId="000001E6">
      <w:pPr>
        <w:numPr>
          <w:ilvl w:val="0"/>
          <w:numId w:val="1"/>
        </w:numPr>
        <w:ind w:left="720" w:hanging="360"/>
      </w:pPr>
      <w:r w:rsidDel="00000000" w:rsidR="00000000" w:rsidRPr="00000000">
        <w:rPr>
          <w:rtl w:val="0"/>
        </w:rPr>
        <w:t xml:space="preserve">miners compete to propose blocks;</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no miner can make an invalid block acceptable to honest nodes;</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changes to the rules require voluntary adoption by participants;</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the ledger is copied across many computers and locations.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Decentralization is not the same as equal influence. Mining equipment, technical knowledge, money, internet access, and software development are not distributed equally. Large service providers can become points of dependence for their own users. Bitcoin's claim is narrower: no single participant has the authority to unilaterally change the ledger or monetary rules for everyone.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Decentralization also creates costs. Coordination can be slower. Users must verify information and take more responsibility. There is no central support desk for the </w:t>
      </w:r>
      <w:commentRangeStart w:id="18"/>
      <w:r w:rsidDel="00000000" w:rsidR="00000000" w:rsidRPr="00000000">
        <w:rPr>
          <w:rtl w:val="0"/>
        </w:rPr>
        <w:t xml:space="preserve">Bitcoin network</w:t>
      </w:r>
      <w:commentRangeEnd w:id="18"/>
      <w:r w:rsidDel="00000000" w:rsidR="00000000" w:rsidRPr="00000000">
        <w:commentReference w:id="18"/>
      </w:r>
      <w:r w:rsidDel="00000000" w:rsidR="00000000" w:rsidRPr="00000000">
        <w:rPr>
          <w:rtl w:val="0"/>
        </w:rPr>
        <w:t xml:space="preserve">. These trade-offs are part of the design, not accidental defects that can be removed without changing the system.</w:t>
      </w:r>
    </w:p>
    <w:p w:rsidR="00000000" w:rsidDel="00000000" w:rsidP="00000000" w:rsidRDefault="00000000" w:rsidRPr="00000000" w14:paraId="000001EE">
      <w:pPr>
        <w:pStyle w:val="Heading3"/>
        <w:rPr/>
      </w:pPr>
      <w:bookmarkStart w:colFirst="0" w:colLast="0" w:name="_yb1zxi7jh466" w:id="39"/>
      <w:bookmarkEnd w:id="39"/>
      <w:r w:rsidDel="00000000" w:rsidR="00000000" w:rsidRPr="00000000">
        <w:rPr>
          <w:rtl w:val="0"/>
        </w:rPr>
        <w:t xml:space="preserve">Finite supply</w:t>
      </w:r>
    </w:p>
    <w:p w:rsidR="00000000" w:rsidDel="00000000" w:rsidP="00000000" w:rsidRDefault="00000000" w:rsidRPr="00000000" w14:paraId="000001EF">
      <w:pPr>
        <w:rPr/>
      </w:pPr>
      <w:r w:rsidDel="00000000" w:rsidR="00000000" w:rsidRPr="00000000">
        <w:rPr>
          <w:rtl w:val="0"/>
        </w:rPr>
        <w:t xml:space="preserve">Bitcoin's rules define a predictable issuance schedule and a maximum supply of 21 million bitcoin. New bitcoin enter circulation through the block subsidy paid to miners who produce valid blocks.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ins w:author="Larry Spraker" w:id="25" w:date="2026-07-15T15:37:03Z">
        <w:commentRangeStart w:id="19"/>
        <w:r w:rsidDel="00000000" w:rsidR="00000000" w:rsidRPr="00000000">
          <w:rPr>
            <w:rtl w:val="0"/>
          </w:rPr>
          <w:t xml:space="preserve">E</w:t>
        </w:r>
      </w:ins>
      <w:del w:author="Larry Spraker" w:id="25" w:date="2026-07-15T15:37:03Z">
        <w:commentRangeEnd w:id="19"/>
        <w:r w:rsidDel="00000000" w:rsidR="00000000" w:rsidRPr="00000000">
          <w:commentReference w:id="19"/>
        </w:r>
        <w:r w:rsidDel="00000000" w:rsidR="00000000" w:rsidRPr="00000000">
          <w:rPr>
            <w:rtl w:val="0"/>
          </w:rPr>
          <w:delText xml:space="preserve">Approximately e</w:delText>
        </w:r>
      </w:del>
      <w:r w:rsidDel="00000000" w:rsidR="00000000" w:rsidRPr="00000000">
        <w:rPr>
          <w:rtl w:val="0"/>
        </w:rPr>
        <w:t xml:space="preserve">very 210,000 blocks, the subsidy is cut in half. This event is called a </w:t>
      </w:r>
      <w:r w:rsidDel="00000000" w:rsidR="00000000" w:rsidRPr="00000000">
        <w:rPr>
          <w:b w:val="1"/>
          <w:bCs w:val="1"/>
          <w:rtl w:val="0"/>
        </w:rPr>
        <w:t xml:space="preserve">halving</w:t>
      </w:r>
      <w:r w:rsidDel="00000000" w:rsidR="00000000" w:rsidRPr="00000000">
        <w:rPr>
          <w:rtl w:val="0"/>
        </w:rPr>
        <w:t xml:space="preserve">. Because blocks are produced about every ten minutes on average, a halving occurs roughly every four years. The exact calendar date is not fixed.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subsidy began at 50 bitcoin per block. It falls by half in repeated steps until it becomes too small to continue. Miners also receive transaction fees. Over time, fees are expected to become a more important part of miner revenue.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21 million limit is enforced by nodes. If a miner creates more bitcoin than the rules allow, validating nodes reject the block. A software developer can write different code, but cannot force other people to run it.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Bitcoin's supply rule is credible because it is public, easy to verify with a node, and difficult for one party to change. It is not a physical law. It is a network rule that remains effective while participants continue to enforce it.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Finite supply does not guarantee a rising market price. Price depends on demand as well as supply. It also does not mean every bitcoin is available for sale; some may be held long term or become inaccessible because keys were lost.</w:t>
      </w:r>
    </w:p>
    <w:p w:rsidR="00000000" w:rsidDel="00000000" w:rsidP="00000000" w:rsidRDefault="00000000" w:rsidRPr="00000000" w14:paraId="000001FA">
      <w:pPr>
        <w:pStyle w:val="Heading3"/>
        <w:rPr/>
      </w:pPr>
      <w:bookmarkStart w:colFirst="0" w:colLast="0" w:name="_gyw4vlj7j07v" w:id="40"/>
      <w:bookmarkEnd w:id="40"/>
      <w:r w:rsidDel="00000000" w:rsidR="00000000" w:rsidRPr="00000000">
        <w:rPr>
          <w:rtl w:val="0"/>
        </w:rPr>
        <w:t xml:space="preserve">Satoshis and unit bias</w:t>
      </w:r>
    </w:p>
    <w:p w:rsidR="00000000" w:rsidDel="00000000" w:rsidP="00000000" w:rsidRDefault="00000000" w:rsidRPr="00000000" w14:paraId="000001FB">
      <w:pPr>
        <w:rPr/>
      </w:pPr>
      <w:r w:rsidDel="00000000" w:rsidR="00000000" w:rsidRPr="00000000">
        <w:rPr>
          <w:rtl w:val="0"/>
        </w:rPr>
        <w:t xml:space="preserve">One bitcoin can be divided into </w:t>
      </w:r>
      <w:r w:rsidDel="00000000" w:rsidR="00000000" w:rsidRPr="00000000">
        <w:rPr>
          <w:b w:val="1"/>
          <w:bCs w:val="1"/>
          <w:rtl w:val="0"/>
        </w:rPr>
        <w:t xml:space="preserve">100,000,000 satoshis</w:t>
      </w:r>
      <w:r w:rsidDel="00000000" w:rsidR="00000000" w:rsidRPr="00000000">
        <w:rPr>
          <w:rtl w:val="0"/>
        </w:rPr>
        <w:t xml:space="preserve">. A satoshi, often shortened to </w:t>
      </w:r>
      <w:r w:rsidDel="00000000" w:rsidR="00000000" w:rsidRPr="00000000">
        <w:rPr>
          <w:b w:val="1"/>
          <w:bCs w:val="1"/>
          <w:rtl w:val="0"/>
        </w:rPr>
        <w:t xml:space="preserve">sat</w:t>
      </w:r>
      <w:r w:rsidDel="00000000" w:rsidR="00000000" w:rsidRPr="00000000">
        <w:rPr>
          <w:rtl w:val="0"/>
        </w:rPr>
        <w:t xml:space="preserve">, is the smallest unit recorded on Bitcoin's base layer.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right"/>
              <w:rPr>
                <w:b w:val="1"/>
                <w:bCs w:val="1"/>
              </w:rPr>
            </w:pPr>
            <w:r w:rsidDel="00000000" w:rsidR="00000000" w:rsidRPr="00000000">
              <w:rPr>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1 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right"/>
              <w:rPr/>
            </w:pPr>
            <w:r w:rsidDel="00000000" w:rsidR="00000000" w:rsidRPr="00000000">
              <w:rPr>
                <w:rtl w:val="0"/>
              </w:rPr>
              <w:t xml:space="preserve">100,000,000 sats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0.1 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right"/>
              <w:rPr/>
            </w:pPr>
            <w:r w:rsidDel="00000000" w:rsidR="00000000" w:rsidRPr="00000000">
              <w:rPr>
                <w:rtl w:val="0"/>
              </w:rPr>
              <w:t xml:space="preserve">10,000,000 sats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0.01 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right"/>
              <w:rPr/>
            </w:pPr>
            <w:r w:rsidDel="00000000" w:rsidR="00000000" w:rsidRPr="00000000">
              <w:rPr>
                <w:rtl w:val="0"/>
              </w:rPr>
              <w:t xml:space="preserve">1,000,000 sats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0.001 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right"/>
              <w:rPr/>
            </w:pPr>
            <w:r w:rsidDel="00000000" w:rsidR="00000000" w:rsidRPr="00000000">
              <w:rPr>
                <w:rtl w:val="0"/>
              </w:rPr>
              <w:t xml:space="preserve">100,000 sats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0.00000001 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right"/>
              <w:rPr/>
            </w:pPr>
            <w:r w:rsidDel="00000000" w:rsidR="00000000" w:rsidRPr="00000000">
              <w:rPr>
                <w:rtl w:val="0"/>
              </w:rPr>
              <w:t xml:space="preserve">1 sat</w:t>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You do not need to buy or use a whole bitcoin. Bitcoin software can display an amount in bitcoin or sats. Many people use sats for everyday amounts because whole numbers are easier to read.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Unit bias</w:t>
      </w:r>
      <w:r w:rsidDel="00000000" w:rsidR="00000000" w:rsidRPr="00000000">
        <w:rPr>
          <w:rtl w:val="0"/>
        </w:rPr>
        <w:t xml:space="preserve"> is the mistaken feeling that a lower price per whole unit makes an asset cheaper or more accessible. The number of units is a design choice. Owning 100,000 sats and owning 0.001 bitcoin describe the same amount.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When comparing prices, focus on the share of the total supply, the amount of value involved, and the risks. Do not assume that an asset with many cheap-looking units offers better value than an asset divided into smaller units.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Check your understanding:</w:t>
      </w:r>
      <w:r w:rsidDel="00000000" w:rsidR="00000000" w:rsidRPr="00000000">
        <w:rPr>
          <w:rtl w:val="0"/>
        </w:rPr>
        <w:t xml:space="preserve"> How many sats are in 0.01 bitcoin? Why does the price of one whole bitcoin not prevent a person from using a smaller amount?</w:t>
      </w:r>
    </w:p>
    <w:p w:rsidR="00000000" w:rsidDel="00000000" w:rsidP="00000000" w:rsidRDefault="00000000" w:rsidRPr="00000000" w14:paraId="00000211">
      <w:pPr>
        <w:pStyle w:val="Heading3"/>
        <w:rPr/>
      </w:pPr>
      <w:bookmarkStart w:colFirst="0" w:colLast="0" w:name="_rva4gn6xvte0" w:id="41"/>
      <w:bookmarkEnd w:id="41"/>
      <w:r w:rsidDel="00000000" w:rsidR="00000000" w:rsidRPr="00000000">
        <w:rPr>
          <w:rtl w:val="0"/>
        </w:rPr>
        <w:t xml:space="preserve">Peer-to-peer transfer</w:t>
      </w:r>
    </w:p>
    <w:p w:rsidR="00000000" w:rsidDel="00000000" w:rsidP="00000000" w:rsidRDefault="00000000" w:rsidRPr="00000000" w14:paraId="00000212">
      <w:pPr>
        <w:rPr/>
      </w:pPr>
      <w:r w:rsidDel="00000000" w:rsidR="00000000" w:rsidRPr="00000000">
        <w:rPr>
          <w:b w:val="1"/>
          <w:bCs w:val="1"/>
          <w:rtl w:val="0"/>
        </w:rPr>
        <w:t xml:space="preserve">Peer-to-peer</w:t>
      </w:r>
      <w:r w:rsidDel="00000000" w:rsidR="00000000" w:rsidRPr="00000000">
        <w:rPr>
          <w:rtl w:val="0"/>
        </w:rPr>
        <w:t xml:space="preserve"> means that participants interact through a network without requiring a central coordinator. A Bitcoin user can create and sign a transaction, then broadcast it to the network. The recipient does not need an account at the sender's bank because Bitcoin itself provides the common settlement system.</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Peer-to-peer does not always mean that only two computers communicate directly. A transaction may pass through wallets, internet providers, and many network nodes. The important point is that no central Bitcoin operator must approve the sender or recipient.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Users can still choose intermediaries. An exchange may hold bitcoin for customers. A payment service may simplify an invoice. A hosted wallet may manage keys. These services can be convenient, but the user then depends on the service's rules and security.</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Bitcoin makes direct ownership and transfer possible; it does not force every user to avoid every service. The custody choice determines who has practical control.</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Peer-to-peer transfer can be useful when people are in different places or use different banking systems. It also creates responsibility. A valid transaction sent to the wrong address cannot usually be reversed by a central authority.</w:t>
      </w:r>
    </w:p>
    <w:p w:rsidR="00000000" w:rsidDel="00000000" w:rsidP="00000000" w:rsidRDefault="00000000" w:rsidRPr="00000000" w14:paraId="0000021B">
      <w:pPr>
        <w:pStyle w:val="Heading3"/>
        <w:rPr/>
      </w:pPr>
      <w:bookmarkStart w:colFirst="0" w:colLast="0" w:name="_2fmaf3pgfpe7" w:id="42"/>
      <w:bookmarkEnd w:id="42"/>
      <w:ins w:author="Larry Spraker" w:id="26" w:date="2026-07-15T15:19:34Z">
        <w:commentRangeStart w:id="20"/>
        <w:r w:rsidDel="00000000" w:rsidR="00000000" w:rsidRPr="00000000">
          <w:rPr>
            <w:rtl w:val="0"/>
          </w:rPr>
          <w:t xml:space="preserve">Deeper Dive into </w:t>
        </w:r>
      </w:ins>
      <w:commentRangeEnd w:id="20"/>
      <w:r w:rsidDel="00000000" w:rsidR="00000000" w:rsidRPr="00000000">
        <w:commentReference w:id="20"/>
      </w:r>
      <w:r w:rsidDel="00000000" w:rsidR="00000000" w:rsidRPr="00000000">
        <w:rPr>
          <w:rtl w:val="0"/>
        </w:rPr>
        <w:t xml:space="preserve">Users, nodes, and miners</w:t>
      </w:r>
    </w:p>
    <w:p w:rsidR="00000000" w:rsidDel="00000000" w:rsidP="00000000" w:rsidRDefault="00000000" w:rsidRPr="00000000" w14:paraId="0000021C">
      <w:pPr>
        <w:rPr/>
      </w:pPr>
      <w:r w:rsidDel="00000000" w:rsidR="00000000" w:rsidRPr="00000000">
        <w:rPr>
          <w:rtl w:val="0"/>
        </w:rPr>
        <w:t xml:space="preserve">Bitcoin works because different participants perform different roles.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Users</w:t>
      </w:r>
      <w:r w:rsidDel="00000000" w:rsidR="00000000" w:rsidRPr="00000000">
        <w:rPr>
          <w:rtl w:val="0"/>
        </w:rPr>
        <w:t xml:space="preserve"> receive, hold, and send bitcoin. A user may control their own keys or use a custodian. Users give the network economic meaning by choosing whether to accept bitcoin and which rules or services they trust.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Nodes</w:t>
      </w:r>
      <w:r w:rsidDel="00000000" w:rsidR="00000000" w:rsidRPr="00000000">
        <w:rPr>
          <w:rtl w:val="0"/>
        </w:rPr>
        <w:t xml:space="preserve"> run Bitcoin software and independently verify the rules. A full node checks that transactions have valid signatures, that bitcoin have not already been spent, that blocks satisfy proof of work, and that new bitcoin follow the issuance schedule. Nodes share valid data with peers and reject invalid data.</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Miners</w:t>
      </w:r>
      <w:r w:rsidDel="00000000" w:rsidR="00000000" w:rsidRPr="00000000">
        <w:rPr>
          <w:rtl w:val="0"/>
        </w:rPr>
        <w:t xml:space="preserve"> gather pending transactions, build candidate blocks, and compete through proof of work. A successful miner broadcasts a block and may receive the allowed block subsidy and transaction fees. Miners help order transactions and make the ledger costly to rewrite.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These roles limit one another:</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numPr>
          <w:ilvl w:val="0"/>
          <w:numId w:val="1"/>
        </w:numPr>
        <w:ind w:left="720" w:hanging="360"/>
      </w:pPr>
      <w:r w:rsidDel="00000000" w:rsidR="00000000" w:rsidRPr="00000000">
        <w:rPr>
          <w:rtl w:val="0"/>
        </w:rPr>
        <w:t xml:space="preserve">a user cannot spend bitcoin without the required valid signature;</w:t>
      </w:r>
    </w:p>
    <w:p w:rsidR="00000000" w:rsidDel="00000000" w:rsidP="00000000" w:rsidRDefault="00000000" w:rsidRPr="00000000" w14:paraId="00000227">
      <w:pPr>
        <w:numPr>
          <w:ilvl w:val="0"/>
          <w:numId w:val="1"/>
        </w:numPr>
        <w:ind w:left="720" w:hanging="360"/>
      </w:pPr>
      <w:r w:rsidDel="00000000" w:rsidR="00000000" w:rsidRPr="00000000">
        <w:rPr>
          <w:rtl w:val="0"/>
        </w:rPr>
        <w:t xml:space="preserve">a miner can propose a block, but nodes decide whether it follows the rules;</w:t>
      </w:r>
    </w:p>
    <w:p w:rsidR="00000000" w:rsidDel="00000000" w:rsidP="00000000" w:rsidRDefault="00000000" w:rsidRPr="00000000" w14:paraId="00000228">
      <w:pPr>
        <w:numPr>
          <w:ilvl w:val="0"/>
          <w:numId w:val="1"/>
        </w:numPr>
        <w:ind w:left="720" w:hanging="360"/>
      </w:pPr>
      <w:r w:rsidDel="00000000" w:rsidR="00000000" w:rsidRPr="00000000">
        <w:rPr>
          <w:rtl w:val="0"/>
        </w:rPr>
        <w:t xml:space="preserve">a node can verify rules, but it cannot force users to value bitcoin;</w:t>
      </w:r>
    </w:p>
    <w:p w:rsidR="00000000" w:rsidDel="00000000" w:rsidP="00000000" w:rsidRDefault="00000000" w:rsidRPr="00000000" w14:paraId="00000229">
      <w:pPr>
        <w:numPr>
          <w:ilvl w:val="0"/>
          <w:numId w:val="1"/>
        </w:numPr>
        <w:ind w:left="720" w:hanging="360"/>
      </w:pPr>
      <w:r w:rsidDel="00000000" w:rsidR="00000000" w:rsidRPr="00000000">
        <w:rPr>
          <w:rtl w:val="0"/>
        </w:rPr>
        <w:t xml:space="preserve">developers can propose software, but participants choose whether to run it.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Some people perform several roles. A miner can run a node and also be a user. A beginner does not need to perform every role to understand the balance among them.</w:t>
      </w:r>
    </w:p>
    <w:p w:rsidR="00000000" w:rsidDel="00000000" w:rsidP="00000000" w:rsidRDefault="00000000" w:rsidRPr="00000000" w14:paraId="0000022C">
      <w:pPr>
        <w:pStyle w:val="Heading3"/>
        <w:rPr/>
      </w:pPr>
      <w:bookmarkStart w:colFirst="0" w:colLast="0" w:name="_i1yrro8om14o" w:id="43"/>
      <w:bookmarkEnd w:id="43"/>
      <w:r w:rsidDel="00000000" w:rsidR="00000000" w:rsidRPr="00000000">
        <w:rPr>
          <w:rtl w:val="0"/>
        </w:rPr>
        <w:t xml:space="preserve">Proof of work at a beginner level</w:t>
      </w:r>
    </w:p>
    <w:p w:rsidR="00000000" w:rsidDel="00000000" w:rsidP="00000000" w:rsidRDefault="00000000" w:rsidRPr="00000000" w14:paraId="0000022D">
      <w:pPr>
        <w:rPr/>
      </w:pPr>
      <w:r w:rsidDel="00000000" w:rsidR="00000000" w:rsidRPr="00000000">
        <w:rPr>
          <w:b w:val="1"/>
          <w:bCs w:val="1"/>
          <w:rtl w:val="0"/>
        </w:rPr>
        <w:t xml:space="preserve">Proof of work</w:t>
      </w:r>
      <w:r w:rsidDel="00000000" w:rsidR="00000000" w:rsidRPr="00000000">
        <w:rPr>
          <w:rtl w:val="0"/>
        </w:rPr>
        <w:t xml:space="preserve"> is the process miners use to compete for the right to propose the next block.</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 miner repeatedly changes data in a candidate block and passes it through a mathematical hash function. The result is unpredictable. The miner is searching for a result below a target set by the network's difficulty rule. There is no shortcut; miners must perform many attempts.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When a miner finds a valid result, it broadcasts the block. Nodes can check the proof quickly, even though finding it required significant computation and energy. This difference is important: work is costly to produce and easy to verify.</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Proof of work serves several purposes: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numPr>
          <w:ilvl w:val="0"/>
          <w:numId w:val="1"/>
        </w:numPr>
        <w:ind w:left="720" w:hanging="360"/>
      </w:pPr>
      <w:r w:rsidDel="00000000" w:rsidR="00000000" w:rsidRPr="00000000">
        <w:rPr>
          <w:rtl w:val="0"/>
        </w:rPr>
        <w:t xml:space="preserve">it gives independent miners a way to compete without a central scheduler;</w:t>
      </w:r>
    </w:p>
    <w:p w:rsidR="00000000" w:rsidDel="00000000" w:rsidP="00000000" w:rsidRDefault="00000000" w:rsidRPr="00000000" w14:paraId="00000236">
      <w:pPr>
        <w:numPr>
          <w:ilvl w:val="0"/>
          <w:numId w:val="1"/>
        </w:numPr>
        <w:ind w:left="720" w:hanging="360"/>
      </w:pPr>
      <w:r w:rsidDel="00000000" w:rsidR="00000000" w:rsidRPr="00000000">
        <w:rPr>
          <w:rtl w:val="0"/>
        </w:rPr>
        <w:t xml:space="preserve">it makes the ordering of transactions costly to rewrite;</w:t>
      </w:r>
    </w:p>
    <w:p w:rsidR="00000000" w:rsidDel="00000000" w:rsidP="00000000" w:rsidRDefault="00000000" w:rsidRPr="00000000" w14:paraId="00000237">
      <w:pPr>
        <w:numPr>
          <w:ilvl w:val="0"/>
          <w:numId w:val="1"/>
        </w:numPr>
        <w:ind w:left="720" w:hanging="360"/>
      </w:pPr>
      <w:r w:rsidDel="00000000" w:rsidR="00000000" w:rsidRPr="00000000">
        <w:rPr>
          <w:rtl w:val="0"/>
        </w:rPr>
        <w:t xml:space="preserve">it links network security to real-world equipment and energy;</w:t>
      </w:r>
    </w:p>
    <w:p w:rsidR="00000000" w:rsidDel="00000000" w:rsidP="00000000" w:rsidRDefault="00000000" w:rsidRPr="00000000" w14:paraId="00000238">
      <w:pPr>
        <w:numPr>
          <w:ilvl w:val="0"/>
          <w:numId w:val="1"/>
        </w:numPr>
        <w:ind w:left="720" w:hanging="360"/>
      </w:pPr>
      <w:r w:rsidDel="00000000" w:rsidR="00000000" w:rsidRPr="00000000">
        <w:rPr>
          <w:rtl w:val="0"/>
        </w:rPr>
        <w:t xml:space="preserve">it supports a public method for choosing between competing valid histories: the chain with the most accumulated work.</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Mining does not solve useful equations for an outside purpose. Its purpose is to secure the ordering of Bitcoin transactions. The network adjusts mining difficulty so that blocks continue to arrive about every ten minutes on average as computing power changes.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Proof of work involves a real energy cost. Supporters argue that this cost is what anchors Bitcoin's security and can create demand for flexible or otherwise unused energy. Critics question the amount and source of energy used. A responsible evaluation asks what energy is used, where it comes from, what security it provides, and what alternatives are being compared.</w:t>
      </w:r>
    </w:p>
    <w:p w:rsidR="00000000" w:rsidDel="00000000" w:rsidP="00000000" w:rsidRDefault="00000000" w:rsidRPr="00000000" w14:paraId="0000023D">
      <w:pPr>
        <w:pStyle w:val="Heading3"/>
        <w:rPr/>
      </w:pPr>
      <w:bookmarkStart w:colFirst="0" w:colLast="0" w:name="_cix635gh25l" w:id="44"/>
      <w:bookmarkEnd w:id="44"/>
      <w:r w:rsidDel="00000000" w:rsidR="00000000" w:rsidRPr="00000000">
        <w:rPr>
          <w:rtl w:val="0"/>
        </w:rPr>
        <w:t xml:space="preserve">Bitcoin as sound digital money</w:t>
      </w:r>
    </w:p>
    <w:p w:rsidR="00000000" w:rsidDel="00000000" w:rsidP="00000000" w:rsidRDefault="00000000" w:rsidRPr="00000000" w14:paraId="0000023E">
      <w:pPr>
        <w:rPr/>
      </w:pPr>
      <w:r w:rsidDel="00000000" w:rsidR="00000000" w:rsidRPr="00000000">
        <w:rPr>
          <w:b w:val="1"/>
          <w:bCs w:val="1"/>
          <w:rtl w:val="0"/>
        </w:rPr>
        <w:t xml:space="preserve">Sound money</w:t>
      </w:r>
      <w:r w:rsidDel="00000000" w:rsidR="00000000" w:rsidRPr="00000000">
        <w:rPr>
          <w:rtl w:val="0"/>
        </w:rPr>
        <w:t xml:space="preserve"> is money whose supply is difficult to expand and whose properties support reliable use across time. The term expresses a judgment based on criteria, so it should be examined rather than accepted as a label.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Bitcoin combines properties that did not previously exist together in one asset: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b w:val="1"/>
                <w:bCs w:val="1"/>
              </w:rPr>
            </w:pPr>
            <w:r w:rsidDel="00000000" w:rsidR="00000000" w:rsidRPr="00000000">
              <w:rPr>
                <w:b w:val="1"/>
                <w:bCs w:val="1"/>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b w:val="1"/>
                <w:bCs w:val="1"/>
              </w:rPr>
            </w:pPr>
            <w:r w:rsidDel="00000000" w:rsidR="00000000" w:rsidRPr="00000000">
              <w:rPr>
                <w:b w:val="1"/>
                <w:bCs w:val="1"/>
                <w:rtl w:val="0"/>
              </w:rPr>
              <w:t xml:space="preserve">Bitcoin at a beginner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The ledger is copied across many nodes. Access depends on preserving valid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A signed transaction can transfer value through a communications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Divisibility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One bitcoin divides into 100,000,000 sats.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Fungibility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Equal amounts are spendable under the same protocol rules, although public transaction history can affect how some services treat particular funds.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Scarcity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Issuance follows public rules with a 21 million maximum.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Verifiability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A node can verify supply, transaction rules, and ownership proofs.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Acceptability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Acceptance is growing in some places but remains much lower than national currencies in many communities.</w:t>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Bitcoin can perform the three functions of money, but not equally in every place: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numPr>
          <w:ilvl w:val="0"/>
          <w:numId w:val="1"/>
        </w:numPr>
        <w:ind w:left="720" w:hanging="360"/>
      </w:pPr>
      <w:r w:rsidDel="00000000" w:rsidR="00000000" w:rsidRPr="00000000">
        <w:rPr>
          <w:rtl w:val="0"/>
        </w:rPr>
        <w:t xml:space="preserve">As a </w:t>
      </w:r>
      <w:r w:rsidDel="00000000" w:rsidR="00000000" w:rsidRPr="00000000">
        <w:rPr>
          <w:b w:val="1"/>
          <w:bCs w:val="1"/>
          <w:rtl w:val="0"/>
        </w:rPr>
        <w:t xml:space="preserve">store of value</w:t>
      </w:r>
      <w:r w:rsidDel="00000000" w:rsidR="00000000" w:rsidRPr="00000000">
        <w:rPr>
          <w:rtl w:val="0"/>
        </w:rPr>
        <w:t xml:space="preserve">, its supply is predictable, but its market price is volatile.</w:t>
      </w:r>
    </w:p>
    <w:p w:rsidR="00000000" w:rsidDel="00000000" w:rsidP="00000000" w:rsidRDefault="00000000" w:rsidRPr="00000000" w14:paraId="00000256">
      <w:pPr>
        <w:numPr>
          <w:ilvl w:val="0"/>
          <w:numId w:val="1"/>
        </w:numPr>
        <w:ind w:left="720" w:hanging="360"/>
      </w:pPr>
      <w:r w:rsidDel="00000000" w:rsidR="00000000" w:rsidRPr="00000000">
        <w:rPr>
          <w:rtl w:val="0"/>
        </w:rPr>
        <w:t xml:space="preserve">As a </w:t>
      </w:r>
      <w:r w:rsidDel="00000000" w:rsidR="00000000" w:rsidRPr="00000000">
        <w:rPr>
          <w:b w:val="1"/>
          <w:bCs w:val="1"/>
          <w:rtl w:val="0"/>
        </w:rPr>
        <w:t xml:space="preserve">medium of exchange</w:t>
      </w:r>
      <w:r w:rsidDel="00000000" w:rsidR="00000000" w:rsidRPr="00000000">
        <w:rPr>
          <w:rtl w:val="0"/>
        </w:rPr>
        <w:t xml:space="preserve">, it can move without a bank, but acceptance, fees, and payment tools vary.</w:t>
      </w:r>
    </w:p>
    <w:p w:rsidR="00000000" w:rsidDel="00000000" w:rsidP="00000000" w:rsidRDefault="00000000" w:rsidRPr="00000000" w14:paraId="00000257">
      <w:pPr>
        <w:numPr>
          <w:ilvl w:val="0"/>
          <w:numId w:val="1"/>
        </w:numPr>
        <w:ind w:left="720" w:hanging="360"/>
      </w:pPr>
      <w:r w:rsidDel="00000000" w:rsidR="00000000" w:rsidRPr="00000000">
        <w:rPr>
          <w:rtl w:val="0"/>
        </w:rPr>
        <w:t xml:space="preserve">As a </w:t>
      </w:r>
      <w:r w:rsidDel="00000000" w:rsidR="00000000" w:rsidRPr="00000000">
        <w:rPr>
          <w:b w:val="1"/>
          <w:bCs w:val="1"/>
          <w:rtl w:val="0"/>
        </w:rPr>
        <w:t xml:space="preserve">unit of account</w:t>
      </w:r>
      <w:r w:rsidDel="00000000" w:rsidR="00000000" w:rsidRPr="00000000">
        <w:rPr>
          <w:rtl w:val="0"/>
        </w:rPr>
        <w:t xml:space="preserve">, amounts can be stated in bitcoin or sats, but most goods are still priced in fiat currency.</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Bitcoin therefore presents both benefits and trade-offs.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Potential benefits</w:t>
      </w:r>
      <w:r w:rsidDel="00000000" w:rsidR="00000000" w:rsidRPr="00000000">
        <w:rPr>
          <w:rtl w:val="0"/>
        </w:rPr>
        <w:t xml:space="preserve"> include direct ownership, predictable supply, global transfer, open participation, transparent rules, and resistance to unilateral censorship.</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Trade-offs</w:t>
      </w:r>
      <w:r w:rsidDel="00000000" w:rsidR="00000000" w:rsidRPr="00000000">
        <w:rPr>
          <w:rtl w:val="0"/>
        </w:rPr>
        <w:t xml:space="preserve"> include price volatility, personal security responsibility, irreversible errors, changing transaction fees, dependence on electricity and communications for digital transfer, public transaction records, and limited acceptance.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Whether you call Bitcoin sound money should follow from your criteria. Compare it with fiat money, precious metals, and other assets using the same standards.</w:t>
      </w:r>
    </w:p>
    <w:p w:rsidR="00000000" w:rsidDel="00000000" w:rsidP="00000000" w:rsidRDefault="00000000" w:rsidRPr="00000000" w14:paraId="00000260">
      <w:pPr>
        <w:pStyle w:val="Heading3"/>
        <w:rPr/>
      </w:pPr>
      <w:bookmarkStart w:colFirst="0" w:colLast="0" w:name="_ii8vzaloaeef" w:id="45"/>
      <w:bookmarkEnd w:id="45"/>
      <w:r w:rsidDel="00000000" w:rsidR="00000000" w:rsidRPr="00000000">
        <w:rPr>
          <w:rtl w:val="0"/>
        </w:rPr>
        <w:t xml:space="preserve">Personal responsibility as bridge to self-custody</w:t>
      </w:r>
    </w:p>
    <w:p w:rsidR="00000000" w:rsidDel="00000000" w:rsidP="00000000" w:rsidRDefault="00000000" w:rsidRPr="00000000" w14:paraId="00000261">
      <w:pPr>
        <w:rPr/>
      </w:pPr>
      <w:r w:rsidDel="00000000" w:rsidR="00000000" w:rsidRPr="00000000">
        <w:rPr>
          <w:rtl w:val="0"/>
        </w:rPr>
        <w:t xml:space="preserve">Bitcoin allows a person to control funds without asking a bank for permission. That ability changes who is responsible for security.</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In a bank account, the institution protects credentials, keeps records, reverses some errors, and may restore account access. It also controls the account and can apply its own rules.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In Bitcoin self-custody, the user controls the keys. No company can freeze a correctly controlled on-chain balance. No company can restore a lost seed phrase either.</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Self-custody is therefore not just a technical feature. It is a shift in responsibility. The user must protect backups, verify addresses, understand wallet behavior, and create a recovery plan.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Personal responsibility does not mean acting alone or refusing help. It means understanding which trust you accept and which risks you control. A cautious learner can use education, peer review, documented procedures, and small tests without giving anyone access to secret information.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next block explains how wallets and keys put this responsibility into practice.</w:t>
      </w:r>
    </w:p>
    <w:p w:rsidR="00000000" w:rsidDel="00000000" w:rsidP="00000000" w:rsidRDefault="00000000" w:rsidRPr="00000000" w14:paraId="0000026C">
      <w:pPr>
        <w:pStyle w:val="Heading3"/>
        <w:rPr/>
      </w:pPr>
      <w:bookmarkStart w:colFirst="0" w:colLast="0" w:name="_nizved586ema" w:id="46"/>
      <w:bookmarkEnd w:id="46"/>
      <w:r w:rsidDel="00000000" w:rsidR="00000000" w:rsidRPr="00000000">
        <w:rPr>
          <w:rtl w:val="0"/>
        </w:rPr>
        <w:t xml:space="preserve">Review: how does Bitcoin respond to fiat problems?</w:t>
      </w:r>
    </w:p>
    <w:p w:rsidR="00000000" w:rsidDel="00000000" w:rsidP="00000000" w:rsidRDefault="00000000" w:rsidRPr="00000000" w14:paraId="0000026D">
      <w:pPr>
        <w:rPr/>
      </w:pPr>
      <w:r w:rsidDel="00000000" w:rsidR="00000000" w:rsidRPr="00000000">
        <w:rPr>
          <w:rtl w:val="0"/>
        </w:rPr>
        <w:t xml:space="preserve">Use the table to connect the problem and response. A response is not the same as a perfect solution; every design has trade-offs.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b w:val="1"/>
                <w:bCs w:val="1"/>
              </w:rPr>
            </w:pPr>
            <w:r w:rsidDel="00000000" w:rsidR="00000000" w:rsidRPr="00000000">
              <w:rPr>
                <w:b w:val="1"/>
                <w:bCs w:val="1"/>
                <w:rtl w:val="0"/>
              </w:rPr>
              <w:t xml:space="preserve">Fiat-system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Bitcoin's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New responsibility or 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Supply can change through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Predictable issuance and a 21 million 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Users must verify and choose to enforce the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Payments depend on intermediaries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Peer-to-peer transaction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Errors are usually irreversible.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A central ledger keeper controls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Independent nodes share and verify a public ledger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Public records create privacy considerations.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Access depends on an 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Anyone can use the protocol and control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The user must secure keys and 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A central party orders digital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Proof of work orders transactions without a central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Mining requires equipment and energy.</w:t>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Explain these ideas in your own words: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numPr>
          <w:ilvl w:val="0"/>
          <w:numId w:val="5"/>
        </w:numPr>
        <w:ind w:left="720" w:hanging="360"/>
      </w:pPr>
      <w:r w:rsidDel="00000000" w:rsidR="00000000" w:rsidRPr="00000000">
        <w:rPr>
          <w:rtl w:val="0"/>
        </w:rPr>
        <w:t xml:space="preserve">What problem does double spending create?</w:t>
      </w:r>
    </w:p>
    <w:p w:rsidR="00000000" w:rsidDel="00000000" w:rsidP="00000000" w:rsidRDefault="00000000" w:rsidRPr="00000000" w14:paraId="00000285">
      <w:pPr>
        <w:numPr>
          <w:ilvl w:val="0"/>
          <w:numId w:val="5"/>
        </w:numPr>
        <w:ind w:left="720" w:hanging="360"/>
      </w:pPr>
      <w:r w:rsidDel="00000000" w:rsidR="00000000" w:rsidRPr="00000000">
        <w:rPr>
          <w:rtl w:val="0"/>
        </w:rPr>
        <w:t xml:space="preserve">How do nodes and miners have different roles?</w:t>
      </w:r>
    </w:p>
    <w:p w:rsidR="00000000" w:rsidDel="00000000" w:rsidP="00000000" w:rsidRDefault="00000000" w:rsidRPr="00000000" w14:paraId="00000286">
      <w:pPr>
        <w:numPr>
          <w:ilvl w:val="0"/>
          <w:numId w:val="5"/>
        </w:numPr>
        <w:ind w:left="720" w:hanging="360"/>
      </w:pPr>
      <w:r w:rsidDel="00000000" w:rsidR="00000000" w:rsidRPr="00000000">
        <w:rPr>
          <w:rtl w:val="0"/>
        </w:rPr>
        <w:t xml:space="preserve">Why can a miner not create any amount of bitcoin it wants?</w:t>
      </w:r>
    </w:p>
    <w:p w:rsidR="00000000" w:rsidDel="00000000" w:rsidP="00000000" w:rsidRDefault="00000000" w:rsidRPr="00000000" w14:paraId="00000287">
      <w:pPr>
        <w:numPr>
          <w:ilvl w:val="0"/>
          <w:numId w:val="5"/>
        </w:numPr>
        <w:ind w:left="720" w:hanging="360"/>
      </w:pPr>
      <w:r w:rsidDel="00000000" w:rsidR="00000000" w:rsidRPr="00000000">
        <w:rPr>
          <w:rtl w:val="0"/>
        </w:rPr>
        <w:t xml:space="preserve">What does a halving change?</w:t>
      </w:r>
    </w:p>
    <w:p w:rsidR="00000000" w:rsidDel="00000000" w:rsidP="00000000" w:rsidRDefault="00000000" w:rsidRPr="00000000" w14:paraId="00000288">
      <w:pPr>
        <w:numPr>
          <w:ilvl w:val="0"/>
          <w:numId w:val="5"/>
        </w:numPr>
        <w:ind w:left="720" w:hanging="360"/>
      </w:pPr>
      <w:r w:rsidDel="00000000" w:rsidR="00000000" w:rsidRPr="00000000">
        <w:rPr>
          <w:rtl w:val="0"/>
        </w:rPr>
        <w:t xml:space="preserve">Why is owning sats not different from owning a fraction of a bitcoin?</w:t>
      </w:r>
    </w:p>
    <w:p w:rsidR="00000000" w:rsidDel="00000000" w:rsidP="00000000" w:rsidRDefault="00000000" w:rsidRPr="00000000" w14:paraId="00000289">
      <w:pPr>
        <w:numPr>
          <w:ilvl w:val="0"/>
          <w:numId w:val="5"/>
        </w:numPr>
        <w:ind w:left="720" w:hanging="360"/>
      </w:pPr>
      <w:r w:rsidDel="00000000" w:rsidR="00000000" w:rsidRPr="00000000">
        <w:rPr>
          <w:rtl w:val="0"/>
        </w:rPr>
        <w:t xml:space="preserve">What is one benefit and one trade-off of decentralization?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Block 2 answer:</w:t>
      </w:r>
      <w:r w:rsidDel="00000000" w:rsidR="00000000" w:rsidRPr="00000000">
        <w:rPr>
          <w:rtl w:val="0"/>
        </w:rPr>
        <w:t xml:space="preserve"> Bitcoin responds to fiat-system risks with public rules, finite issuance, peer-to-peer transfer, independent verification, and direct ownership. It replaces some institutional trust with verification and personal responsibility. It does not remove risk.</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rPr/>
      </w:pPr>
      <w:bookmarkStart w:colFirst="0" w:colLast="0" w:name="_q9cpjrtepp78" w:id="47"/>
      <w:bookmarkEnd w:id="47"/>
      <w:r w:rsidDel="00000000" w:rsidR="00000000" w:rsidRPr="00000000">
        <w:rPr>
          <w:rtl w:val="0"/>
        </w:rPr>
        <w:t xml:space="preserve">5. Block 3: Action / Self-Custody</w:t>
      </w:r>
    </w:p>
    <w:p w:rsidR="00000000" w:rsidDel="00000000" w:rsidP="00000000" w:rsidRDefault="00000000" w:rsidRPr="00000000" w14:paraId="0000028F">
      <w:pPr>
        <w:rPr/>
      </w:pPr>
      <w:r w:rsidDel="00000000" w:rsidR="00000000" w:rsidRPr="00000000">
        <w:rPr>
          <w:b w:val="1"/>
          <w:bCs w:val="1"/>
          <w:rtl w:val="0"/>
        </w:rPr>
        <w:t xml:space="preserve">Learner promise:</w:t>
      </w:r>
      <w:r w:rsidDel="00000000" w:rsidR="00000000" w:rsidRPr="00000000">
        <w:rPr>
          <w:rtl w:val="0"/>
        </w:rPr>
        <w:t xml:space="preserve"> You will understand what responsibility looks like when using and securing Bitcoin.</w:t>
      </w:r>
    </w:p>
    <w:p w:rsidR="00000000" w:rsidDel="00000000" w:rsidP="00000000" w:rsidRDefault="00000000" w:rsidRPr="00000000" w14:paraId="00000290">
      <w:pPr>
        <w:pStyle w:val="Heading3"/>
        <w:rPr/>
      </w:pPr>
      <w:bookmarkStart w:colFirst="0" w:colLast="0" w:name="_jpg1zsd4wc3n" w:id="48"/>
      <w:bookmarkEnd w:id="48"/>
      <w:commentRangeStart w:id="21"/>
      <w:r w:rsidDel="00000000" w:rsidR="00000000" w:rsidRPr="00000000">
        <w:rPr>
          <w:rtl w:val="0"/>
        </w:rPr>
        <w:t xml:space="preserve">Wallets</w:t>
      </w:r>
    </w:p>
    <w:p w:rsidR="00000000" w:rsidDel="00000000" w:rsidP="00000000" w:rsidRDefault="00000000" w:rsidRPr="00000000" w14:paraId="00000291">
      <w:pPr>
        <w:rPr/>
      </w:pPr>
      <w:r w:rsidDel="00000000" w:rsidR="00000000" w:rsidRPr="00000000">
        <w:rPr>
          <w:rtl w:val="0"/>
        </w:rPr>
        <w:t xml:space="preserve">A </w:t>
      </w:r>
      <w:r w:rsidDel="00000000" w:rsidR="00000000" w:rsidRPr="00000000">
        <w:rPr>
          <w:b w:val="1"/>
          <w:bCs w:val="1"/>
          <w:rtl w:val="0"/>
        </w:rPr>
        <w:t xml:space="preserve">Bitcoin wallet</w:t>
      </w:r>
      <w:r w:rsidDel="00000000" w:rsidR="00000000" w:rsidRPr="00000000">
        <w:rPr>
          <w:rtl w:val="0"/>
        </w:rPr>
        <w:t xml:space="preserve"> is a tool for managing </w:t>
      </w:r>
      <w:ins w:author="Larry Spraker" w:id="27" w:date="2026-07-15T15:43:01Z">
        <w:r w:rsidDel="00000000" w:rsidR="00000000" w:rsidRPr="00000000">
          <w:rPr>
            <w:rtl w:val="0"/>
          </w:rPr>
          <w:t xml:space="preserve">cryptographic </w:t>
        </w:r>
      </w:ins>
      <w:r w:rsidDel="00000000" w:rsidR="00000000" w:rsidRPr="00000000">
        <w:rPr>
          <w:rtl w:val="0"/>
        </w:rPr>
        <w:t xml:space="preserve">keys, creating receiving information, checking balances, and signing transactions. It may be an application, a dedicated hardware device, or a coordinated service.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The wallet does not store bitcoin inside the phone or device. Bitcoin remains recorded on the shared ledger. The wallet stores or controls the secret information that allows you to authorize a spend.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A wallet usually helps you:</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numPr>
          <w:ilvl w:val="0"/>
          <w:numId w:val="27"/>
        </w:numPr>
        <w:ind w:left="720" w:hanging="360"/>
      </w:pPr>
      <w:r w:rsidDel="00000000" w:rsidR="00000000" w:rsidRPr="00000000">
        <w:rPr>
          <w:rtl w:val="0"/>
        </w:rPr>
        <w:t xml:space="preserve">generate private keys securely;</w:t>
      </w:r>
    </w:p>
    <w:p w:rsidR="00000000" w:rsidDel="00000000" w:rsidP="00000000" w:rsidRDefault="00000000" w:rsidRPr="00000000" w14:paraId="00000298">
      <w:pPr>
        <w:numPr>
          <w:ilvl w:val="0"/>
          <w:numId w:val="27"/>
        </w:numPr>
        <w:ind w:left="720" w:hanging="360"/>
      </w:pPr>
      <w:r w:rsidDel="00000000" w:rsidR="00000000" w:rsidRPr="00000000">
        <w:rPr>
          <w:rtl w:val="0"/>
        </w:rPr>
        <w:t xml:space="preserve">create addresses for receiving bitcoin;</w:t>
      </w:r>
    </w:p>
    <w:p w:rsidR="00000000" w:rsidDel="00000000" w:rsidP="00000000" w:rsidRDefault="00000000" w:rsidRPr="00000000" w14:paraId="00000299">
      <w:pPr>
        <w:numPr>
          <w:ilvl w:val="0"/>
          <w:numId w:val="27"/>
        </w:numPr>
        <w:ind w:left="720" w:hanging="360"/>
      </w:pPr>
      <w:r w:rsidDel="00000000" w:rsidR="00000000" w:rsidRPr="00000000">
        <w:rPr>
          <w:rtl w:val="0"/>
        </w:rPr>
        <w:t xml:space="preserve">display transaction history and balances;</w:t>
      </w:r>
    </w:p>
    <w:p w:rsidR="00000000" w:rsidDel="00000000" w:rsidP="00000000" w:rsidRDefault="00000000" w:rsidRPr="00000000" w14:paraId="0000029A">
      <w:pPr>
        <w:numPr>
          <w:ilvl w:val="0"/>
          <w:numId w:val="27"/>
        </w:numPr>
        <w:ind w:left="720" w:hanging="360"/>
      </w:pPr>
      <w:r w:rsidDel="00000000" w:rsidR="00000000" w:rsidRPr="00000000">
        <w:rPr>
          <w:rtl w:val="0"/>
        </w:rPr>
        <w:t xml:space="preserve">build and sign outgoing transactions;</w:t>
      </w:r>
    </w:p>
    <w:p w:rsidR="00000000" w:rsidDel="00000000" w:rsidP="00000000" w:rsidRDefault="00000000" w:rsidRPr="00000000" w14:paraId="0000029B">
      <w:pPr>
        <w:numPr>
          <w:ilvl w:val="0"/>
          <w:numId w:val="27"/>
        </w:numPr>
        <w:ind w:left="720" w:hanging="360"/>
      </w:pPr>
      <w:r w:rsidDel="00000000" w:rsidR="00000000" w:rsidRPr="00000000">
        <w:rPr>
          <w:rtl w:val="0"/>
        </w:rPr>
        <w:t xml:space="preserve">estimate or select transaction fees;</w:t>
      </w:r>
    </w:p>
    <w:p w:rsidR="00000000" w:rsidDel="00000000" w:rsidP="00000000" w:rsidRDefault="00000000" w:rsidRPr="00000000" w14:paraId="0000029C">
      <w:pPr>
        <w:numPr>
          <w:ilvl w:val="0"/>
          <w:numId w:val="27"/>
        </w:numPr>
        <w:ind w:left="720" w:hanging="360"/>
      </w:pPr>
      <w:r w:rsidDel="00000000" w:rsidR="00000000" w:rsidRPr="00000000">
        <w:rPr>
          <w:rtl w:val="0"/>
        </w:rPr>
        <w:t xml:space="preserve">create a backup or recovery method;</w:t>
      </w:r>
    </w:p>
    <w:p w:rsidR="00000000" w:rsidDel="00000000" w:rsidP="00000000" w:rsidRDefault="00000000" w:rsidRPr="00000000" w14:paraId="0000029D">
      <w:pPr>
        <w:numPr>
          <w:ilvl w:val="0"/>
          <w:numId w:val="27"/>
        </w:numPr>
        <w:ind w:left="720" w:hanging="360"/>
      </w:pPr>
      <w:r w:rsidDel="00000000" w:rsidR="00000000" w:rsidRPr="00000000">
        <w:rPr>
          <w:rtl w:val="0"/>
        </w:rPr>
        <w:t xml:space="preserve">connect to the Bitcoin network directly or through a service.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Wallets make different trade-offs. Some prioritize simplicity. Others prioritize privacy, independent verification, or stronger security. Some support only on-chain Bitcoin. Some support Lightning. Some hold the keys for you.</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Before choosing a wallet, ask:</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numPr>
          <w:ilvl w:val="0"/>
          <w:numId w:val="27"/>
        </w:numPr>
        <w:ind w:left="720" w:hanging="360"/>
      </w:pPr>
      <w:r w:rsidDel="00000000" w:rsidR="00000000" w:rsidRPr="00000000">
        <w:rPr>
          <w:rtl w:val="0"/>
        </w:rPr>
        <w:t xml:space="preserve">Who controls the private keys?</w:t>
      </w:r>
    </w:p>
    <w:p w:rsidR="00000000" w:rsidDel="00000000" w:rsidP="00000000" w:rsidRDefault="00000000" w:rsidRPr="00000000" w14:paraId="000002A4">
      <w:pPr>
        <w:numPr>
          <w:ilvl w:val="0"/>
          <w:numId w:val="27"/>
        </w:numPr>
        <w:ind w:left="720" w:hanging="360"/>
      </w:pPr>
      <w:r w:rsidDel="00000000" w:rsidR="00000000" w:rsidRPr="00000000">
        <w:rPr>
          <w:rtl w:val="0"/>
        </w:rPr>
        <w:t xml:space="preserve">Is the software open source and widely reviewed?</w:t>
      </w:r>
    </w:p>
    <w:p w:rsidR="00000000" w:rsidDel="00000000" w:rsidP="00000000" w:rsidRDefault="00000000" w:rsidRPr="00000000" w14:paraId="000002A5">
      <w:pPr>
        <w:numPr>
          <w:ilvl w:val="0"/>
          <w:numId w:val="27"/>
        </w:numPr>
        <w:ind w:left="720" w:hanging="360"/>
      </w:pPr>
      <w:r w:rsidDel="00000000" w:rsidR="00000000" w:rsidRPr="00000000">
        <w:rPr>
          <w:rtl w:val="0"/>
        </w:rPr>
        <w:t xml:space="preserve">Is recovery clearly documented?</w:t>
      </w:r>
    </w:p>
    <w:p w:rsidR="00000000" w:rsidDel="00000000" w:rsidP="00000000" w:rsidRDefault="00000000" w:rsidRPr="00000000" w14:paraId="000002A6">
      <w:pPr>
        <w:numPr>
          <w:ilvl w:val="0"/>
          <w:numId w:val="27"/>
        </w:numPr>
        <w:ind w:left="720" w:hanging="360"/>
      </w:pPr>
      <w:r w:rsidDel="00000000" w:rsidR="00000000" w:rsidRPr="00000000">
        <w:rPr>
          <w:rtl w:val="0"/>
        </w:rPr>
        <w:t xml:space="preserve">Does it support the network and address types I need?</w:t>
      </w:r>
    </w:p>
    <w:p w:rsidR="00000000" w:rsidDel="00000000" w:rsidP="00000000" w:rsidRDefault="00000000" w:rsidRPr="00000000" w14:paraId="000002A7">
      <w:pPr>
        <w:numPr>
          <w:ilvl w:val="0"/>
          <w:numId w:val="27"/>
        </w:numPr>
        <w:ind w:left="720" w:hanging="360"/>
      </w:pPr>
      <w:r w:rsidDel="00000000" w:rsidR="00000000" w:rsidRPr="00000000">
        <w:rPr>
          <w:rtl w:val="0"/>
        </w:rPr>
        <w:t xml:space="preserve">What personal information does it collect?</w:t>
      </w:r>
    </w:p>
    <w:p w:rsidR="00000000" w:rsidDel="00000000" w:rsidP="00000000" w:rsidRDefault="00000000" w:rsidRPr="00000000" w14:paraId="000002A8">
      <w:pPr>
        <w:numPr>
          <w:ilvl w:val="0"/>
          <w:numId w:val="27"/>
        </w:numPr>
        <w:ind w:left="720" w:hanging="360"/>
      </w:pPr>
      <w:r w:rsidDel="00000000" w:rsidR="00000000" w:rsidRPr="00000000">
        <w:rPr>
          <w:rtl w:val="0"/>
        </w:rPr>
        <w:t xml:space="preserve">Does it connect to its own server or to a node I choose?</w:t>
      </w:r>
    </w:p>
    <w:p w:rsidR="00000000" w:rsidDel="00000000" w:rsidP="00000000" w:rsidRDefault="00000000" w:rsidRPr="00000000" w14:paraId="000002A9">
      <w:pPr>
        <w:numPr>
          <w:ilvl w:val="0"/>
          <w:numId w:val="27"/>
        </w:numPr>
        <w:ind w:left="720" w:hanging="360"/>
      </w:pPr>
      <w:r w:rsidDel="00000000" w:rsidR="00000000" w:rsidRPr="00000000">
        <w:rPr>
          <w:rtl w:val="0"/>
        </w:rPr>
        <w:t xml:space="preserve">What happens if the company or project disappears?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Do not choose a wallet only because it is popular, free, or recommended by a stranger. The right tool depends on the amount, purpose, device, experience, and local conditions.</w:t>
      </w:r>
    </w:p>
    <w:p w:rsidR="00000000" w:rsidDel="00000000" w:rsidP="00000000" w:rsidRDefault="00000000" w:rsidRPr="00000000" w14:paraId="000002AC">
      <w:pPr>
        <w:pStyle w:val="Heading3"/>
        <w:rPr/>
      </w:pPr>
      <w:bookmarkStart w:colFirst="0" w:colLast="0" w:name="_ha1x593xkd1b" w:id="49"/>
      <w:bookmarkEnd w:id="49"/>
      <w:r w:rsidDel="00000000" w:rsidR="00000000" w:rsidRPr="00000000">
        <w:rPr>
          <w:rtl w:val="0"/>
        </w:rPr>
        <w:t xml:space="preserve">Addresses</w:t>
      </w:r>
    </w:p>
    <w:p w:rsidR="00000000" w:rsidDel="00000000" w:rsidP="00000000" w:rsidRDefault="00000000" w:rsidRPr="00000000" w14:paraId="000002AD">
      <w:pPr>
        <w:rPr/>
      </w:pPr>
      <w:r w:rsidDel="00000000" w:rsidR="00000000" w:rsidRPr="00000000">
        <w:rPr>
          <w:rtl w:val="0"/>
        </w:rPr>
        <w:t xml:space="preserve">A Bitcoin </w:t>
      </w:r>
      <w:r w:rsidDel="00000000" w:rsidR="00000000" w:rsidRPr="00000000">
        <w:rPr>
          <w:b w:val="1"/>
          <w:bCs w:val="1"/>
          <w:rtl w:val="0"/>
        </w:rPr>
        <w:t xml:space="preserve">address</w:t>
      </w:r>
      <w:r w:rsidDel="00000000" w:rsidR="00000000" w:rsidRPr="00000000">
        <w:rPr>
          <w:rtl w:val="0"/>
        </w:rPr>
        <w:t xml:space="preserve"> is information used to receive an on-chain payment. A wallet creates addresses from its keys and normally presents them as a line of letters and numbers and as a QR code.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An address is similar to a payment destination, not an account with a reusable password. Sharing an address does not give someone permission to spend your bitcoin. It can, however, reduce privacy because transactions to and from addresses appear on the public ledger.</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Good address practice includes: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numPr>
          <w:ilvl w:val="0"/>
          <w:numId w:val="27"/>
        </w:numPr>
        <w:ind w:left="720" w:hanging="360"/>
      </w:pPr>
      <w:r w:rsidDel="00000000" w:rsidR="00000000" w:rsidRPr="00000000">
        <w:rPr>
          <w:rtl w:val="0"/>
        </w:rPr>
        <w:t xml:space="preserve">obtain the address from the receiving wallet;</w:t>
      </w:r>
    </w:p>
    <w:p w:rsidR="00000000" w:rsidDel="00000000" w:rsidP="00000000" w:rsidRDefault="00000000" w:rsidRPr="00000000" w14:paraId="000002B4">
      <w:pPr>
        <w:numPr>
          <w:ilvl w:val="0"/>
          <w:numId w:val="27"/>
        </w:numPr>
        <w:ind w:left="720" w:hanging="360"/>
      </w:pPr>
      <w:r w:rsidDel="00000000" w:rsidR="00000000" w:rsidRPr="00000000">
        <w:rPr>
          <w:rtl w:val="0"/>
        </w:rPr>
        <w:t xml:space="preserve">confirm that it is for Bitcoin and for the intended network;</w:t>
      </w:r>
    </w:p>
    <w:p w:rsidR="00000000" w:rsidDel="00000000" w:rsidP="00000000" w:rsidRDefault="00000000" w:rsidRPr="00000000" w14:paraId="000002B5">
      <w:pPr>
        <w:numPr>
          <w:ilvl w:val="0"/>
          <w:numId w:val="27"/>
        </w:numPr>
        <w:ind w:left="720" w:hanging="360"/>
      </w:pPr>
      <w:r w:rsidDel="00000000" w:rsidR="00000000" w:rsidRPr="00000000">
        <w:rPr>
          <w:rtl w:val="0"/>
        </w:rPr>
        <w:t xml:space="preserve">use copy-and-paste or a QR code to avoid manual typing;</w:t>
      </w:r>
    </w:p>
    <w:p w:rsidR="00000000" w:rsidDel="00000000" w:rsidP="00000000" w:rsidRDefault="00000000" w:rsidRPr="00000000" w14:paraId="000002B6">
      <w:pPr>
        <w:numPr>
          <w:ilvl w:val="0"/>
          <w:numId w:val="27"/>
        </w:numPr>
        <w:ind w:left="720" w:hanging="360"/>
      </w:pPr>
      <w:r w:rsidDel="00000000" w:rsidR="00000000" w:rsidRPr="00000000">
        <w:rPr>
          <w:rtl w:val="0"/>
        </w:rPr>
        <w:t xml:space="preserve">compare visible characters at the beginning and end after copying;</w:t>
      </w:r>
    </w:p>
    <w:p w:rsidR="00000000" w:rsidDel="00000000" w:rsidP="00000000" w:rsidRDefault="00000000" w:rsidRPr="00000000" w14:paraId="000002B7">
      <w:pPr>
        <w:numPr>
          <w:ilvl w:val="0"/>
          <w:numId w:val="27"/>
        </w:numPr>
        <w:ind w:left="720" w:hanging="360"/>
      </w:pPr>
      <w:r w:rsidDel="00000000" w:rsidR="00000000" w:rsidRPr="00000000">
        <w:rPr>
          <w:rtl w:val="0"/>
        </w:rPr>
        <w:t xml:space="preserve">for important payments, verify the complete address on a trusted display;</w:t>
      </w:r>
    </w:p>
    <w:p w:rsidR="00000000" w:rsidDel="00000000" w:rsidP="00000000" w:rsidRDefault="00000000" w:rsidRPr="00000000" w14:paraId="000002B8">
      <w:pPr>
        <w:numPr>
          <w:ilvl w:val="0"/>
          <w:numId w:val="27"/>
        </w:numPr>
        <w:ind w:left="720" w:hanging="360"/>
      </w:pPr>
      <w:r w:rsidDel="00000000" w:rsidR="00000000" w:rsidRPr="00000000">
        <w:rPr>
          <w:rtl w:val="0"/>
        </w:rPr>
        <w:t xml:space="preserve">use a new address for each on-chain receipt when the wallet provides one;</w:t>
      </w:r>
    </w:p>
    <w:p w:rsidR="00000000" w:rsidDel="00000000" w:rsidP="00000000" w:rsidRDefault="00000000" w:rsidRPr="00000000" w14:paraId="000002B9">
      <w:pPr>
        <w:numPr>
          <w:ilvl w:val="0"/>
          <w:numId w:val="27"/>
        </w:numPr>
        <w:ind w:left="720" w:hanging="360"/>
      </w:pPr>
      <w:r w:rsidDel="00000000" w:rsidR="00000000" w:rsidRPr="00000000">
        <w:rPr>
          <w:rtl w:val="0"/>
        </w:rPr>
        <w:t xml:space="preserve">send a small test first when the amount or process is unfamiliar.</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Bitcoin addresses can begin with different characters because several valid formats exist. Do not decide that an address is safe only by its appearance. Let a compatible wallet validate it.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 Lightning invoice is not the same as an on-chain address. Confirm the payment method before sending.</w:t>
      </w:r>
    </w:p>
    <w:p w:rsidR="00000000" w:rsidDel="00000000" w:rsidP="00000000" w:rsidRDefault="00000000" w:rsidRPr="00000000" w14:paraId="000002BE">
      <w:pPr>
        <w:pStyle w:val="Heading3"/>
        <w:rPr/>
      </w:pPr>
      <w:bookmarkStart w:colFirst="0" w:colLast="0" w:name="_qoy2o8uadlfx" w:id="50"/>
      <w:bookmarkEnd w:id="50"/>
      <w:r w:rsidDel="00000000" w:rsidR="00000000" w:rsidRPr="00000000">
        <w:rPr>
          <w:rtl w:val="0"/>
        </w:rPr>
        <w:t xml:space="preserve">Keys</w:t>
      </w:r>
    </w:p>
    <w:p w:rsidR="00000000" w:rsidDel="00000000" w:rsidP="00000000" w:rsidRDefault="00000000" w:rsidRPr="00000000" w14:paraId="000002BF">
      <w:pPr>
        <w:rPr/>
      </w:pPr>
      <w:r w:rsidDel="00000000" w:rsidR="00000000" w:rsidRPr="00000000">
        <w:rPr>
          <w:rtl w:val="0"/>
        </w:rPr>
        <w:t xml:space="preserve">Bitcoin ownership is enforced through cryptographic keys.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A </w:t>
      </w:r>
      <w:r w:rsidDel="00000000" w:rsidR="00000000" w:rsidRPr="00000000">
        <w:rPr>
          <w:b w:val="1"/>
          <w:bCs w:val="1"/>
          <w:rtl w:val="0"/>
        </w:rPr>
        <w:t xml:space="preserve">private key</w:t>
      </w:r>
      <w:r w:rsidDel="00000000" w:rsidR="00000000" w:rsidRPr="00000000">
        <w:rPr>
          <w:rtl w:val="0"/>
        </w:rPr>
        <w:t xml:space="preserve"> is secret information that allows a wallet to create a valid digital signature. That signature authorizes the spending of bitcoin controlled by the corresponding key. Anyone who obtains the private key can usually spend those funds.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A </w:t>
      </w:r>
      <w:r w:rsidDel="00000000" w:rsidR="00000000" w:rsidRPr="00000000">
        <w:rPr>
          <w:b w:val="1"/>
          <w:bCs w:val="1"/>
          <w:rtl w:val="0"/>
        </w:rPr>
        <w:t xml:space="preserve">public key</w:t>
      </w:r>
      <w:r w:rsidDel="00000000" w:rsidR="00000000" w:rsidRPr="00000000">
        <w:rPr>
          <w:rtl w:val="0"/>
        </w:rPr>
        <w:t xml:space="preserve"> is mathematically related to the private key. It can be used to verify a signature without revealing the private key. Addresses are created from public-key information through additional mathematical steps.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 essential rule is simple: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Public receiving information can be shared. Private spending information must remain secret.</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 digital signature proves that the required private key authorized a transaction. It does not place the private key inside the transaction. Nodes verify the signature before accepting the spend.</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Modern wallets manage many keys automatically. Beginners should not copy or handle individual private-key strings. Protect the wallet's approved backup and follow its recovery procedure.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No legitimate educator, wallet company, exchange employee, technical-support worker, or Bitcoin developer needs your private key or seed phrase. Anyone who asks for it should be treated as a threat.</w:t>
      </w:r>
    </w:p>
    <w:p w:rsidR="00000000" w:rsidDel="00000000" w:rsidP="00000000" w:rsidRDefault="00000000" w:rsidRPr="00000000" w14:paraId="000002CE">
      <w:pPr>
        <w:pStyle w:val="Heading3"/>
        <w:rPr/>
      </w:pPr>
      <w:bookmarkStart w:colFirst="0" w:colLast="0" w:name="_b25cmke5zkx0" w:id="51"/>
      <w:bookmarkEnd w:id="51"/>
      <w:r w:rsidDel="00000000" w:rsidR="00000000" w:rsidRPr="00000000">
        <w:rPr>
          <w:rtl w:val="0"/>
        </w:rPr>
        <w:t xml:space="preserve">Seed phrases</w:t>
      </w:r>
    </w:p>
    <w:p w:rsidR="00000000" w:rsidDel="00000000" w:rsidP="00000000" w:rsidRDefault="00000000" w:rsidRPr="00000000" w14:paraId="000002CF">
      <w:pPr>
        <w:rPr/>
      </w:pPr>
      <w:r w:rsidDel="00000000" w:rsidR="00000000" w:rsidRPr="00000000">
        <w:rPr>
          <w:rtl w:val="0"/>
        </w:rPr>
        <w:t xml:space="preserve">A </w:t>
      </w:r>
      <w:r w:rsidDel="00000000" w:rsidR="00000000" w:rsidRPr="00000000">
        <w:rPr>
          <w:b w:val="1"/>
          <w:bCs w:val="1"/>
          <w:rtl w:val="0"/>
        </w:rPr>
        <w:t xml:space="preserve">seed phrase</w:t>
      </w:r>
      <w:r w:rsidDel="00000000" w:rsidR="00000000" w:rsidRPr="00000000">
        <w:rPr>
          <w:rtl w:val="0"/>
        </w:rPr>
        <w:t xml:space="preserve">, also called a recovery phrase, is an ordered list of words that many wallets use to back up the information needed to recreate their keys. Common lengths are 12 or 24 words, although wallet designs differ.</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The order and spelling of the words matter. If a person has the seed phrase, they can often restore the wallet on another compatible device and spend the funds. The seed phrase is therefore not only a backup. It is full access.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Protect a seed phrase with these rules: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numPr>
          <w:ilvl w:val="0"/>
          <w:numId w:val="27"/>
        </w:numPr>
        <w:ind w:left="720" w:hanging="360"/>
      </w:pPr>
      <w:r w:rsidDel="00000000" w:rsidR="00000000" w:rsidRPr="00000000">
        <w:rPr>
          <w:rtl w:val="0"/>
        </w:rPr>
        <w:t xml:space="preserve">write it down privately and accurately during wallet creation;</w:t>
      </w:r>
    </w:p>
    <w:p w:rsidR="00000000" w:rsidDel="00000000" w:rsidP="00000000" w:rsidRDefault="00000000" w:rsidRPr="00000000" w14:paraId="000002D6">
      <w:pPr>
        <w:numPr>
          <w:ilvl w:val="0"/>
          <w:numId w:val="27"/>
        </w:numPr>
        <w:ind w:left="720" w:hanging="360"/>
      </w:pPr>
      <w:r w:rsidDel="00000000" w:rsidR="00000000" w:rsidRPr="00000000">
        <w:rPr>
          <w:rtl w:val="0"/>
        </w:rPr>
        <w:t xml:space="preserve">follow the wallet's official backup instructions;</w:t>
      </w:r>
    </w:p>
    <w:p w:rsidR="00000000" w:rsidDel="00000000" w:rsidP="00000000" w:rsidRDefault="00000000" w:rsidRPr="00000000" w14:paraId="000002D7">
      <w:pPr>
        <w:numPr>
          <w:ilvl w:val="0"/>
          <w:numId w:val="27"/>
        </w:numPr>
        <w:ind w:left="720" w:hanging="360"/>
      </w:pPr>
      <w:r w:rsidDel="00000000" w:rsidR="00000000" w:rsidRPr="00000000">
        <w:rPr>
          <w:rtl w:val="0"/>
        </w:rPr>
        <w:t xml:space="preserve">keep it offline;</w:t>
      </w:r>
    </w:p>
    <w:p w:rsidR="00000000" w:rsidDel="00000000" w:rsidP="00000000" w:rsidRDefault="00000000" w:rsidRPr="00000000" w14:paraId="000002D8">
      <w:pPr>
        <w:numPr>
          <w:ilvl w:val="0"/>
          <w:numId w:val="27"/>
        </w:numPr>
        <w:ind w:left="720" w:hanging="360"/>
      </w:pPr>
      <w:r w:rsidDel="00000000" w:rsidR="00000000" w:rsidRPr="00000000">
        <w:rPr>
          <w:rtl w:val="0"/>
        </w:rPr>
        <w:t xml:space="preserve">do not photograph, scan, email, print through an online service, or save it in cloud notes;</w:t>
      </w:r>
    </w:p>
    <w:p w:rsidR="00000000" w:rsidDel="00000000" w:rsidP="00000000" w:rsidRDefault="00000000" w:rsidRPr="00000000" w14:paraId="000002D9">
      <w:pPr>
        <w:numPr>
          <w:ilvl w:val="0"/>
          <w:numId w:val="27"/>
        </w:numPr>
        <w:ind w:left="720" w:hanging="360"/>
      </w:pPr>
      <w:r w:rsidDel="00000000" w:rsidR="00000000" w:rsidRPr="00000000">
        <w:rPr>
          <w:rtl w:val="0"/>
        </w:rPr>
        <w:t xml:space="preserve">do not type it into a website or ordinary computer form;</w:t>
      </w:r>
    </w:p>
    <w:p w:rsidR="00000000" w:rsidDel="00000000" w:rsidP="00000000" w:rsidRDefault="00000000" w:rsidRPr="00000000" w14:paraId="000002DA">
      <w:pPr>
        <w:numPr>
          <w:ilvl w:val="0"/>
          <w:numId w:val="27"/>
        </w:numPr>
        <w:ind w:left="720" w:hanging="360"/>
      </w:pPr>
      <w:r w:rsidDel="00000000" w:rsidR="00000000" w:rsidRPr="00000000">
        <w:rPr>
          <w:rtl w:val="0"/>
        </w:rPr>
        <w:t xml:space="preserve">do not send it through a message or password manager;</w:t>
      </w:r>
    </w:p>
    <w:p w:rsidR="00000000" w:rsidDel="00000000" w:rsidP="00000000" w:rsidRDefault="00000000" w:rsidRPr="00000000" w14:paraId="000002DB">
      <w:pPr>
        <w:numPr>
          <w:ilvl w:val="0"/>
          <w:numId w:val="27"/>
        </w:numPr>
        <w:ind w:left="720" w:hanging="360"/>
      </w:pPr>
      <w:r w:rsidDel="00000000" w:rsidR="00000000" w:rsidRPr="00000000">
        <w:rPr>
          <w:rtl w:val="0"/>
        </w:rPr>
        <w:t xml:space="preserve">do not speak it near a camera, microphone, or other people;</w:t>
      </w:r>
    </w:p>
    <w:p w:rsidR="00000000" w:rsidDel="00000000" w:rsidP="00000000" w:rsidRDefault="00000000" w:rsidRPr="00000000" w14:paraId="000002DC">
      <w:pPr>
        <w:numPr>
          <w:ilvl w:val="0"/>
          <w:numId w:val="27"/>
        </w:numPr>
        <w:ind w:left="720" w:hanging="360"/>
      </w:pPr>
      <w:r w:rsidDel="00000000" w:rsidR="00000000" w:rsidRPr="00000000">
        <w:rPr>
          <w:rtl w:val="0"/>
        </w:rPr>
        <w:t xml:space="preserve">store the backup where damage, loss, theft, or casual discovery are less likely;</w:t>
      </w:r>
    </w:p>
    <w:p w:rsidR="00000000" w:rsidDel="00000000" w:rsidP="00000000" w:rsidRDefault="00000000" w:rsidRPr="00000000" w14:paraId="000002DD">
      <w:pPr>
        <w:numPr>
          <w:ilvl w:val="0"/>
          <w:numId w:val="27"/>
        </w:numPr>
        <w:ind w:left="720" w:hanging="360"/>
      </w:pPr>
      <w:r w:rsidDel="00000000" w:rsidR="00000000" w:rsidRPr="00000000">
        <w:rPr>
          <w:rtl w:val="0"/>
        </w:rPr>
        <w:t xml:space="preserve">make sure a trusted recovery plan exists for serious illness or death, without exposing the words unnecessarily.</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Some advanced wallets use additional passphrases, multiple keys, or other backup systems. These can improve security but can also create new ways to lose access. Do not add complexity you do not yet understand.</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If a seed phrase may have been seen, copied, entered online, or stored on an untrusted device, treat it as compromised. Create a new wallet with a new seed using a trusted process, then move the funds after verifying the destination. Ask for guidance if needed, but never reveal the old or new phrase.</w:t>
      </w:r>
    </w:p>
    <w:p w:rsidR="00000000" w:rsidDel="00000000" w:rsidP="00000000" w:rsidRDefault="00000000" w:rsidRPr="00000000" w14:paraId="000002E2">
      <w:pPr>
        <w:pStyle w:val="Heading3"/>
        <w:rPr/>
      </w:pPr>
      <w:bookmarkStart w:colFirst="0" w:colLast="0" w:name="_973ao9bwy3ks" w:id="52"/>
      <w:bookmarkEnd w:id="52"/>
      <w:r w:rsidDel="00000000" w:rsidR="00000000" w:rsidRPr="00000000">
        <w:rPr>
          <w:rtl w:val="0"/>
        </w:rPr>
        <w:t xml:space="preserve">Custodial and non-custodial use</w:t>
      </w:r>
    </w:p>
    <w:p w:rsidR="00000000" w:rsidDel="00000000" w:rsidP="00000000" w:rsidRDefault="00000000" w:rsidRPr="00000000" w14:paraId="000002E3">
      <w:pPr>
        <w:rPr/>
      </w:pPr>
      <w:r w:rsidDel="00000000" w:rsidR="00000000" w:rsidRPr="00000000">
        <w:rPr>
          <w:b w:val="1"/>
          <w:bCs w:val="1"/>
          <w:rtl w:val="0"/>
        </w:rPr>
        <w:t xml:space="preserve">Custody</w:t>
      </w:r>
      <w:r w:rsidDel="00000000" w:rsidR="00000000" w:rsidRPr="00000000">
        <w:rPr>
          <w:rtl w:val="0"/>
        </w:rPr>
        <w:t xml:space="preserve"> answers a practical question: who controls the keys required to spend the bitcoin?</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In a </w:t>
      </w:r>
      <w:r w:rsidDel="00000000" w:rsidR="00000000" w:rsidRPr="00000000">
        <w:rPr>
          <w:b w:val="1"/>
          <w:bCs w:val="1"/>
          <w:rtl w:val="0"/>
        </w:rPr>
        <w:t xml:space="preserve">custodial</w:t>
      </w:r>
      <w:r w:rsidDel="00000000" w:rsidR="00000000" w:rsidRPr="00000000">
        <w:rPr>
          <w:rtl w:val="0"/>
        </w:rPr>
        <w:t xml:space="preserve"> service, a company or another person controls the keys. Your displayed balance is a promise from the custodian. You usually sign in with an account and ask the service to process a withdrawal or payment.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In a </w:t>
      </w:r>
      <w:r w:rsidDel="00000000" w:rsidR="00000000" w:rsidRPr="00000000">
        <w:rPr>
          <w:b w:val="1"/>
          <w:bCs w:val="1"/>
          <w:rtl w:val="0"/>
        </w:rPr>
        <w:t xml:space="preserve">non-custodial</w:t>
      </w:r>
      <w:r w:rsidDel="00000000" w:rsidR="00000000" w:rsidRPr="00000000">
        <w:rPr>
          <w:rtl w:val="0"/>
        </w:rPr>
        <w:t xml:space="preserve"> or </w:t>
      </w:r>
      <w:r w:rsidDel="00000000" w:rsidR="00000000" w:rsidRPr="00000000">
        <w:rPr>
          <w:b w:val="1"/>
          <w:bCs w:val="1"/>
          <w:rtl w:val="0"/>
        </w:rPr>
        <w:t xml:space="preserve">self-custodial</w:t>
      </w:r>
      <w:r w:rsidDel="00000000" w:rsidR="00000000" w:rsidRPr="00000000">
        <w:rPr>
          <w:rtl w:val="0"/>
        </w:rPr>
        <w:t xml:space="preserve"> wallet, you control the keys. The wallet signs transactions under your authority. There may still be software, hardware, server, or network dependencies, but no custodian must approve a valid on-chain spend.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b w:val="1"/>
                <w:bCs w:val="1"/>
              </w:rPr>
            </w:pPr>
            <w:r w:rsidDel="00000000" w:rsidR="00000000" w:rsidRPr="00000000">
              <w:rPr>
                <w:b w:val="1"/>
                <w:bCs w:val="1"/>
                <w:rtl w:val="0"/>
              </w:rPr>
              <w:t xml:space="preserve">Custodial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b w:val="1"/>
                <w:bCs w:val="1"/>
              </w:rPr>
            </w:pPr>
            <w:r w:rsidDel="00000000" w:rsidR="00000000" w:rsidRPr="00000000">
              <w:rPr>
                <w:b w:val="1"/>
                <w:bCs w:val="1"/>
                <w:rtl w:val="0"/>
              </w:rPr>
              <w:t xml:space="preserve">Self-custodial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Who holds the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The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Who can restrict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The service may restrict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Anyone with the keys can spend; no account operator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Who handles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Usually the service through an account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The user through a backup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Main convenience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Familiar login, support, and simple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Direct control and fewer custody intermediaries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Main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Failure, fraud, hacking, freezes, withdrawal limits, or changing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Lost or exposed keys, user error, unsafe backups, or poor tools</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Custody is not always obvious from the interface. An application may use the word “wallet” while holding all keys for its users. Check the documentation. If you cannot export or control the recovery method and need the company to approve a withdrawal, you are probably using a custodian.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Self-custody is a spectrum of responsibility, not a test of personal worth. A beginner may use a small custodial balance while learning and later move to self-custody. The important step is to understand the trust and risk involved.</w:t>
      </w:r>
    </w:p>
    <w:p w:rsidR="00000000" w:rsidDel="00000000" w:rsidP="00000000" w:rsidRDefault="00000000" w:rsidRPr="00000000" w14:paraId="000002FF">
      <w:pPr>
        <w:pStyle w:val="Heading3"/>
        <w:rPr/>
      </w:pPr>
      <w:bookmarkStart w:colFirst="0" w:colLast="0" w:name="_56jnqxwdqg9n" w:id="53"/>
      <w:bookmarkEnd w:id="53"/>
      <w:r w:rsidDel="00000000" w:rsidR="00000000" w:rsidRPr="00000000">
        <w:rPr>
          <w:rtl w:val="0"/>
        </w:rPr>
        <w:t xml:space="preserve">Hot and cold wallets</w:t>
      </w:r>
    </w:p>
    <w:p w:rsidR="00000000" w:rsidDel="00000000" w:rsidP="00000000" w:rsidRDefault="00000000" w:rsidRPr="00000000" w14:paraId="00000300">
      <w:pPr>
        <w:rPr/>
      </w:pPr>
      <w:r w:rsidDel="00000000" w:rsidR="00000000" w:rsidRPr="00000000">
        <w:rPr>
          <w:rtl w:val="0"/>
        </w:rPr>
        <w:t xml:space="preserve">A </w:t>
      </w:r>
      <w:r w:rsidDel="00000000" w:rsidR="00000000" w:rsidRPr="00000000">
        <w:rPr>
          <w:b w:val="1"/>
          <w:bCs w:val="1"/>
          <w:rtl w:val="0"/>
        </w:rPr>
        <w:t xml:space="preserve">hot wallet</w:t>
      </w:r>
      <w:r w:rsidDel="00000000" w:rsidR="00000000" w:rsidRPr="00000000">
        <w:rPr>
          <w:rtl w:val="0"/>
        </w:rPr>
        <w:t xml:space="preserve"> manages keys on a device connected to the internet, such as a phone or computer. It is convenient for regular payments. It also has a larger attack surface because malicious software, insecure updates, phishing, physical access, or device compromise may expose the wallet.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A </w:t>
      </w:r>
      <w:r w:rsidDel="00000000" w:rsidR="00000000" w:rsidRPr="00000000">
        <w:rPr>
          <w:b w:val="1"/>
          <w:bCs w:val="1"/>
          <w:rtl w:val="0"/>
        </w:rPr>
        <w:t xml:space="preserve">cold wallet</w:t>
      </w:r>
      <w:r w:rsidDel="00000000" w:rsidR="00000000" w:rsidRPr="00000000">
        <w:rPr>
          <w:rtl w:val="0"/>
        </w:rPr>
        <w:t xml:space="preserve"> keeps the keys used for signing away from an internet-connected general-purpose device. A </w:t>
      </w:r>
      <w:r w:rsidDel="00000000" w:rsidR="00000000" w:rsidRPr="00000000">
        <w:rPr>
          <w:b w:val="1"/>
          <w:bCs w:val="1"/>
          <w:rtl w:val="0"/>
        </w:rPr>
        <w:t xml:space="preserve">hardware wallet</w:t>
      </w:r>
      <w:r w:rsidDel="00000000" w:rsidR="00000000" w:rsidRPr="00000000">
        <w:rPr>
          <w:rtl w:val="0"/>
        </w:rPr>
        <w:t xml:space="preserve"> is a dedicated device designed to generate, protect, and use keys while keeping them isolated from the connected computer or phone.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b w:val="1"/>
                <w:bCs w:val="1"/>
              </w:rPr>
            </w:pPr>
            <w:r w:rsidDel="00000000" w:rsidR="00000000" w:rsidRPr="00000000">
              <w:rPr>
                <w:b w:val="1"/>
                <w:bCs w:val="1"/>
                <w:rtl w:val="0"/>
              </w:rPr>
              <w:t xml:space="preserv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b w:val="1"/>
                <w:bCs w:val="1"/>
              </w:rPr>
            </w:pPr>
            <w:r w:rsidDel="00000000" w:rsidR="00000000" w:rsidRPr="00000000">
              <w:rPr>
                <w:b w:val="1"/>
                <w:bCs w:val="1"/>
                <w:rtl w:val="0"/>
              </w:rPr>
              <w:t xml:space="preserve">Common 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b w:val="1"/>
                <w:bCs w:val="1"/>
              </w:rPr>
            </w:pPr>
            <w:r w:rsidDel="00000000" w:rsidR="00000000" w:rsidRPr="00000000">
              <w:rPr>
                <w:b w:val="1"/>
                <w:bCs w:val="1"/>
                <w:rtl w:val="0"/>
              </w:rPr>
              <w:t xml:space="preserve">Common risks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Hot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Fast access, simple payments, low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Online threats, phone loss, malicious applications, weaker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Hardware or cold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Stronger key isolation, suitable for less frequent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Device cost, supply-chain risk, backup mistakes, complex recovery, loss or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Custodial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Familiar login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Counterparty control and loss of direct ownership</w:t>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 hardware wallet does not remove the need for a seed backup. If the device breaks, recovery usually depends on that backup. If an attacker obtains the seed phrase, the hardware device cannot protect the funds.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For larger or long-term holdings, people may use advanced arrangements such as multiple-signature wallets. These are outside the Core Diploma. Greater complexity is useful only when the recovery plan is equally strong.</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A practical approach is to separate purposes: a small amount in a convenient spending wallet and a more carefully secured amount in a wallet used less often. The actual amounts depend on personal circumstances. This is an educational security model, not financial advice.</w:t>
      </w:r>
    </w:p>
    <w:p w:rsidR="00000000" w:rsidDel="00000000" w:rsidP="00000000" w:rsidRDefault="00000000" w:rsidRPr="00000000" w14:paraId="00000316">
      <w:pPr>
        <w:pStyle w:val="Heading3"/>
        <w:rPr/>
      </w:pPr>
      <w:bookmarkStart w:colFirst="0" w:colLast="0" w:name="_j9c730fftowp" w:id="54"/>
      <w:bookmarkEnd w:id="54"/>
      <w:r w:rsidDel="00000000" w:rsidR="00000000" w:rsidRPr="00000000">
        <w:rPr>
          <w:rtl w:val="0"/>
        </w:rPr>
        <w:t xml:space="preserve">Wallet recovery and seed phrase testing</w:t>
      </w:r>
    </w:p>
    <w:p w:rsidR="00000000" w:rsidDel="00000000" w:rsidP="00000000" w:rsidRDefault="00000000" w:rsidRPr="00000000" w14:paraId="00000317">
      <w:pPr>
        <w:rPr/>
      </w:pPr>
      <w:r w:rsidDel="00000000" w:rsidR="00000000" w:rsidRPr="00000000">
        <w:rPr>
          <w:rtl w:val="0"/>
        </w:rPr>
        <w:t xml:space="preserve">A backup is valuable only if it can recover the intended wallet. Testing should happen before meaningful funds depend on it.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There are two different checks: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b w:val="1"/>
          <w:bCs w:val="1"/>
          <w:rtl w:val="0"/>
        </w:rPr>
        <w:t xml:space="preserve">Backup verification</w:t>
      </w:r>
      <w:r w:rsidDel="00000000" w:rsidR="00000000" w:rsidRPr="00000000">
        <w:rPr>
          <w:rtl w:val="0"/>
        </w:rPr>
        <w:t xml:space="preserve"> confirms that the words, order, and format were recorded correctly. Some hardware wallets provide an on-device backup-check feature. This is usually safer than entering the phrase into another device.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Recovery practice</w:t>
      </w:r>
      <w:r w:rsidDel="00000000" w:rsidR="00000000" w:rsidRPr="00000000">
        <w:rPr>
          <w:rtl w:val="0"/>
        </w:rPr>
        <w:t xml:space="preserve"> confirms that you understand the full process and can restore the expected wallet. A beginner should practice with a new, empty training wallet or a wallet containing only a very small test amount.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A safe beginner recovery process follows these principles: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numPr>
          <w:ilvl w:val="0"/>
          <w:numId w:val="24"/>
        </w:numPr>
        <w:ind w:left="720" w:hanging="360"/>
      </w:pPr>
      <w:r w:rsidDel="00000000" w:rsidR="00000000" w:rsidRPr="00000000">
        <w:rPr>
          <w:rtl w:val="0"/>
        </w:rPr>
        <w:t xml:space="preserve">Use official instructions for the exact wallet.</w:t>
      </w:r>
    </w:p>
    <w:p w:rsidR="00000000" w:rsidDel="00000000" w:rsidP="00000000" w:rsidRDefault="00000000" w:rsidRPr="00000000" w14:paraId="00000322">
      <w:pPr>
        <w:numPr>
          <w:ilvl w:val="0"/>
          <w:numId w:val="24"/>
        </w:numPr>
        <w:ind w:left="720" w:hanging="360"/>
      </w:pPr>
      <w:r w:rsidDel="00000000" w:rsidR="00000000" w:rsidRPr="00000000">
        <w:rPr>
          <w:rtl w:val="0"/>
        </w:rPr>
        <w:t xml:space="preserve">Confirm that the wallet and backup standard are compatible.</w:t>
      </w:r>
    </w:p>
    <w:p w:rsidR="00000000" w:rsidDel="00000000" w:rsidP="00000000" w:rsidRDefault="00000000" w:rsidRPr="00000000" w14:paraId="00000323">
      <w:pPr>
        <w:numPr>
          <w:ilvl w:val="0"/>
          <w:numId w:val="24"/>
        </w:numPr>
        <w:ind w:left="720" w:hanging="360"/>
      </w:pPr>
      <w:r w:rsidDel="00000000" w:rsidR="00000000" w:rsidRPr="00000000">
        <w:rPr>
          <w:rtl w:val="0"/>
        </w:rPr>
        <w:t xml:space="preserve">Practice in a private place without cameras or observers.</w:t>
      </w:r>
    </w:p>
    <w:p w:rsidR="00000000" w:rsidDel="00000000" w:rsidP="00000000" w:rsidRDefault="00000000" w:rsidRPr="00000000" w14:paraId="00000324">
      <w:pPr>
        <w:numPr>
          <w:ilvl w:val="0"/>
          <w:numId w:val="24"/>
        </w:numPr>
        <w:ind w:left="720" w:hanging="360"/>
      </w:pPr>
      <w:r w:rsidDel="00000000" w:rsidR="00000000" w:rsidRPr="00000000">
        <w:rPr>
          <w:rtl w:val="0"/>
        </w:rPr>
        <w:t xml:space="preserve">Prefer the wallet's built-in, trusted recovery or backup-check method.</w:t>
      </w:r>
    </w:p>
    <w:p w:rsidR="00000000" w:rsidDel="00000000" w:rsidP="00000000" w:rsidRDefault="00000000" w:rsidRPr="00000000" w14:paraId="00000325">
      <w:pPr>
        <w:numPr>
          <w:ilvl w:val="0"/>
          <w:numId w:val="24"/>
        </w:numPr>
        <w:ind w:left="720" w:hanging="360"/>
      </w:pPr>
      <w:r w:rsidDel="00000000" w:rsidR="00000000" w:rsidRPr="00000000">
        <w:rPr>
          <w:rtl w:val="0"/>
        </w:rPr>
        <w:t xml:space="preserve">Never enter a hardware-wallet seed phrase into a website, message, or ordinary computer application.</w:t>
      </w:r>
    </w:p>
    <w:p w:rsidR="00000000" w:rsidDel="00000000" w:rsidP="00000000" w:rsidRDefault="00000000" w:rsidRPr="00000000" w14:paraId="00000326">
      <w:pPr>
        <w:numPr>
          <w:ilvl w:val="0"/>
          <w:numId w:val="24"/>
        </w:numPr>
        <w:ind w:left="720" w:hanging="360"/>
      </w:pPr>
      <w:r w:rsidDel="00000000" w:rsidR="00000000" w:rsidRPr="00000000">
        <w:rPr>
          <w:rtl w:val="0"/>
        </w:rPr>
        <w:t xml:space="preserve">Confirm that the restored wallet shows the expected receiving information or test transaction history.</w:t>
      </w:r>
    </w:p>
    <w:p w:rsidR="00000000" w:rsidDel="00000000" w:rsidP="00000000" w:rsidRDefault="00000000" w:rsidRPr="00000000" w14:paraId="00000327">
      <w:pPr>
        <w:numPr>
          <w:ilvl w:val="0"/>
          <w:numId w:val="24"/>
        </w:numPr>
        <w:ind w:left="720" w:hanging="360"/>
      </w:pPr>
      <w:r w:rsidDel="00000000" w:rsidR="00000000" w:rsidRPr="00000000">
        <w:rPr>
          <w:rtl w:val="0"/>
        </w:rPr>
        <w:t xml:space="preserve">Clear or securely reset any temporary training device after the exercise.</w:t>
      </w:r>
    </w:p>
    <w:p w:rsidR="00000000" w:rsidDel="00000000" w:rsidP="00000000" w:rsidRDefault="00000000" w:rsidRPr="00000000" w14:paraId="00000328">
      <w:pPr>
        <w:numPr>
          <w:ilvl w:val="0"/>
          <w:numId w:val="24"/>
        </w:numPr>
        <w:ind w:left="720" w:hanging="360"/>
      </w:pPr>
      <w:r w:rsidDel="00000000" w:rsidR="00000000" w:rsidRPr="00000000">
        <w:rPr>
          <w:rtl w:val="0"/>
        </w:rPr>
        <w:t xml:space="preserve">Keep the permanent backup offline and private.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Do not test a backup by exposing the seed to an educator or classmate. They can explain the procedure without seeing the words.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Recovery planning should answer:</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numPr>
          <w:ilvl w:val="0"/>
          <w:numId w:val="18"/>
        </w:numPr>
        <w:ind w:left="720" w:hanging="360"/>
      </w:pPr>
      <w:r w:rsidDel="00000000" w:rsidR="00000000" w:rsidRPr="00000000">
        <w:rPr>
          <w:rtl w:val="0"/>
        </w:rPr>
        <w:t xml:space="preserve">Where is the backup?</w:t>
      </w:r>
    </w:p>
    <w:p w:rsidR="00000000" w:rsidDel="00000000" w:rsidP="00000000" w:rsidRDefault="00000000" w:rsidRPr="00000000" w14:paraId="0000032F">
      <w:pPr>
        <w:numPr>
          <w:ilvl w:val="0"/>
          <w:numId w:val="18"/>
        </w:numPr>
        <w:ind w:left="720" w:hanging="360"/>
      </w:pPr>
      <w:r w:rsidDel="00000000" w:rsidR="00000000" w:rsidRPr="00000000">
        <w:rPr>
          <w:rtl w:val="0"/>
        </w:rPr>
        <w:t xml:space="preserve">What could damage or reveal it?</w:t>
      </w:r>
    </w:p>
    <w:p w:rsidR="00000000" w:rsidDel="00000000" w:rsidP="00000000" w:rsidRDefault="00000000" w:rsidRPr="00000000" w14:paraId="00000330">
      <w:pPr>
        <w:numPr>
          <w:ilvl w:val="0"/>
          <w:numId w:val="18"/>
        </w:numPr>
        <w:ind w:left="720" w:hanging="360"/>
      </w:pPr>
      <w:r w:rsidDel="00000000" w:rsidR="00000000" w:rsidRPr="00000000">
        <w:rPr>
          <w:rtl w:val="0"/>
        </w:rPr>
        <w:t xml:space="preserve">Which wallet or standard created it?</w:t>
      </w:r>
    </w:p>
    <w:p w:rsidR="00000000" w:rsidDel="00000000" w:rsidP="00000000" w:rsidRDefault="00000000" w:rsidRPr="00000000" w14:paraId="00000331">
      <w:pPr>
        <w:numPr>
          <w:ilvl w:val="0"/>
          <w:numId w:val="18"/>
        </w:numPr>
        <w:ind w:left="720" w:hanging="360"/>
      </w:pPr>
      <w:r w:rsidDel="00000000" w:rsidR="00000000" w:rsidRPr="00000000">
        <w:rPr>
          <w:rtl w:val="0"/>
        </w:rPr>
        <w:t xml:space="preserve">What instructions will a future user need?</w:t>
      </w:r>
    </w:p>
    <w:p w:rsidR="00000000" w:rsidDel="00000000" w:rsidP="00000000" w:rsidRDefault="00000000" w:rsidRPr="00000000" w14:paraId="00000332">
      <w:pPr>
        <w:numPr>
          <w:ilvl w:val="0"/>
          <w:numId w:val="18"/>
        </w:numPr>
        <w:ind w:left="720" w:hanging="360"/>
      </w:pPr>
      <w:r w:rsidDel="00000000" w:rsidR="00000000" w:rsidRPr="00000000">
        <w:rPr>
          <w:rtl w:val="0"/>
        </w:rPr>
        <w:t xml:space="preserve">How can access be recovered if the original device fails?</w:t>
      </w:r>
    </w:p>
    <w:p w:rsidR="00000000" w:rsidDel="00000000" w:rsidP="00000000" w:rsidRDefault="00000000" w:rsidRPr="00000000" w14:paraId="00000333">
      <w:pPr>
        <w:numPr>
          <w:ilvl w:val="0"/>
          <w:numId w:val="18"/>
        </w:numPr>
        <w:ind w:left="720" w:hanging="360"/>
      </w:pPr>
      <w:r w:rsidDel="00000000" w:rsidR="00000000" w:rsidRPr="00000000">
        <w:rPr>
          <w:rtl w:val="0"/>
        </w:rPr>
        <w:t xml:space="preserve">How can heirs recover funds without giving one person easy access today?</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Inheritance and advanced recovery design may require professional legal and security advice in your location.</w:t>
      </w:r>
    </w:p>
    <w:p w:rsidR="00000000" w:rsidDel="00000000" w:rsidP="00000000" w:rsidRDefault="00000000" w:rsidRPr="00000000" w14:paraId="00000336">
      <w:pPr>
        <w:pStyle w:val="Heading3"/>
        <w:rPr/>
      </w:pPr>
      <w:bookmarkStart w:colFirst="0" w:colLast="0" w:name="_jbdj2ucuo2tn" w:id="55"/>
      <w:bookmarkEnd w:id="55"/>
      <w:r w:rsidDel="00000000" w:rsidR="00000000" w:rsidRPr="00000000">
        <w:rPr>
          <w:rtl w:val="0"/>
        </w:rPr>
        <w:t xml:space="preserve">Receiving bitcoin</w:t>
      </w:r>
    </w:p>
    <w:p w:rsidR="00000000" w:rsidDel="00000000" w:rsidP="00000000" w:rsidRDefault="00000000" w:rsidRPr="00000000" w14:paraId="00000337">
      <w:pPr>
        <w:rPr/>
      </w:pPr>
      <w:r w:rsidDel="00000000" w:rsidR="00000000" w:rsidRPr="00000000">
        <w:rPr>
          <w:rtl w:val="0"/>
        </w:rPr>
        <w:t xml:space="preserve">Receiving is usually safer than sending because you do not authorize funds to leave. It still requires verification.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For an on-chain receipt: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numPr>
          <w:ilvl w:val="0"/>
          <w:numId w:val="12"/>
        </w:numPr>
        <w:ind w:left="720" w:hanging="360"/>
      </w:pPr>
      <w:r w:rsidDel="00000000" w:rsidR="00000000" w:rsidRPr="00000000">
        <w:rPr>
          <w:rtl w:val="0"/>
        </w:rPr>
        <w:t xml:space="preserve">Open the intended Bitcoin wallet.</w:t>
      </w:r>
    </w:p>
    <w:p w:rsidR="00000000" w:rsidDel="00000000" w:rsidP="00000000" w:rsidRDefault="00000000" w:rsidRPr="00000000" w14:paraId="0000033C">
      <w:pPr>
        <w:numPr>
          <w:ilvl w:val="0"/>
          <w:numId w:val="12"/>
        </w:numPr>
        <w:ind w:left="720" w:hanging="360"/>
      </w:pPr>
      <w:r w:rsidDel="00000000" w:rsidR="00000000" w:rsidRPr="00000000">
        <w:rPr>
          <w:rtl w:val="0"/>
        </w:rPr>
        <w:t xml:space="preserve">Select </w:t>
      </w:r>
      <w:r w:rsidDel="00000000" w:rsidR="00000000" w:rsidRPr="00000000">
        <w:rPr>
          <w:b w:val="1"/>
          <w:bCs w:val="1"/>
          <w:rtl w:val="0"/>
        </w:rPr>
        <w:t xml:space="preserve">Receive</w:t>
      </w:r>
      <w:r w:rsidDel="00000000" w:rsidR="00000000" w:rsidRPr="00000000">
        <w:rPr>
          <w:rtl w:val="0"/>
        </w:rPr>
        <w:t xml:space="preserve">.</w:t>
      </w:r>
    </w:p>
    <w:p w:rsidR="00000000" w:rsidDel="00000000" w:rsidP="00000000" w:rsidRDefault="00000000" w:rsidRPr="00000000" w14:paraId="0000033D">
      <w:pPr>
        <w:numPr>
          <w:ilvl w:val="0"/>
          <w:numId w:val="12"/>
        </w:numPr>
        <w:ind w:left="720" w:hanging="360"/>
      </w:pPr>
      <w:r w:rsidDel="00000000" w:rsidR="00000000" w:rsidRPr="00000000">
        <w:rPr>
          <w:rtl w:val="0"/>
        </w:rPr>
        <w:t xml:space="preserve">Confirm that the wallet is showing an on-chain Bitcoin address, not another network or Lightning.</w:t>
      </w:r>
    </w:p>
    <w:p w:rsidR="00000000" w:rsidDel="00000000" w:rsidP="00000000" w:rsidRDefault="00000000" w:rsidRPr="00000000" w14:paraId="0000033E">
      <w:pPr>
        <w:numPr>
          <w:ilvl w:val="0"/>
          <w:numId w:val="12"/>
        </w:numPr>
        <w:ind w:left="720" w:hanging="360"/>
      </w:pPr>
      <w:r w:rsidDel="00000000" w:rsidR="00000000" w:rsidRPr="00000000">
        <w:rPr>
          <w:rtl w:val="0"/>
        </w:rPr>
        <w:t xml:space="preserve">Copy the address or display its QR code.</w:t>
      </w:r>
    </w:p>
    <w:p w:rsidR="00000000" w:rsidDel="00000000" w:rsidP="00000000" w:rsidRDefault="00000000" w:rsidRPr="00000000" w14:paraId="0000033F">
      <w:pPr>
        <w:numPr>
          <w:ilvl w:val="0"/>
          <w:numId w:val="12"/>
        </w:numPr>
        <w:ind w:left="720" w:hanging="360"/>
      </w:pPr>
      <w:r w:rsidDel="00000000" w:rsidR="00000000" w:rsidRPr="00000000">
        <w:rPr>
          <w:rtl w:val="0"/>
        </w:rPr>
        <w:t xml:space="preserve">Share only the address or payment request. Do not share keys or a seed phrase.</w:t>
      </w:r>
    </w:p>
    <w:p w:rsidR="00000000" w:rsidDel="00000000" w:rsidP="00000000" w:rsidRDefault="00000000" w:rsidRPr="00000000" w14:paraId="00000340">
      <w:pPr>
        <w:numPr>
          <w:ilvl w:val="0"/>
          <w:numId w:val="12"/>
        </w:numPr>
        <w:ind w:left="720" w:hanging="360"/>
      </w:pPr>
      <w:r w:rsidDel="00000000" w:rsidR="00000000" w:rsidRPr="00000000">
        <w:rPr>
          <w:rtl w:val="0"/>
        </w:rPr>
        <w:t xml:space="preserve">If the sender copies the address, ask them to compare it with the address on your own trusted screen.</w:t>
      </w:r>
    </w:p>
    <w:p w:rsidR="00000000" w:rsidDel="00000000" w:rsidP="00000000" w:rsidRDefault="00000000" w:rsidRPr="00000000" w14:paraId="00000341">
      <w:pPr>
        <w:numPr>
          <w:ilvl w:val="0"/>
          <w:numId w:val="12"/>
        </w:numPr>
        <w:ind w:left="720" w:hanging="360"/>
      </w:pPr>
      <w:r w:rsidDel="00000000" w:rsidR="00000000" w:rsidRPr="00000000">
        <w:rPr>
          <w:rtl w:val="0"/>
        </w:rPr>
        <w:t xml:space="preserve">Confirm the expected amount and whether the sender will subtract any fee.</w:t>
      </w:r>
    </w:p>
    <w:p w:rsidR="00000000" w:rsidDel="00000000" w:rsidP="00000000" w:rsidRDefault="00000000" w:rsidRPr="00000000" w14:paraId="00000342">
      <w:pPr>
        <w:numPr>
          <w:ilvl w:val="0"/>
          <w:numId w:val="12"/>
        </w:numPr>
        <w:ind w:left="720" w:hanging="360"/>
      </w:pPr>
      <w:r w:rsidDel="00000000" w:rsidR="00000000" w:rsidRPr="00000000">
        <w:rPr>
          <w:rtl w:val="0"/>
        </w:rPr>
        <w:t xml:space="preserve">After broadcast, check the wallet for the pending transaction.</w:t>
      </w:r>
    </w:p>
    <w:p w:rsidR="00000000" w:rsidDel="00000000" w:rsidP="00000000" w:rsidRDefault="00000000" w:rsidRPr="00000000" w14:paraId="00000343">
      <w:pPr>
        <w:numPr>
          <w:ilvl w:val="0"/>
          <w:numId w:val="12"/>
        </w:numPr>
        <w:ind w:left="720" w:hanging="360"/>
      </w:pPr>
      <w:r w:rsidDel="00000000" w:rsidR="00000000" w:rsidRPr="00000000">
        <w:rPr>
          <w:rtl w:val="0"/>
        </w:rPr>
        <w:t xml:space="preserve">Wait for a suitable number of confirmations based on the amount and risk.</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 wallet may generate a new address after each receipt. Old addresses usually remain valid, but new addresses improve privacy by making it harder for an observer to connect payments.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Seeing a transaction in a message or screenshot is not proof of payment. Verify it in your wallet or through a trusted node or block explorer. For meaningful amounts, wait until the transaction is confirmed in a block.</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For a classroom demonstration, use test funds or a very small amount. The learner should be able to identify the receive screen, amount, method, and status even if no real payment is made.</w:t>
      </w:r>
    </w:p>
    <w:p w:rsidR="00000000" w:rsidDel="00000000" w:rsidP="00000000" w:rsidRDefault="00000000" w:rsidRPr="00000000" w14:paraId="0000034A">
      <w:pPr>
        <w:pStyle w:val="Heading3"/>
        <w:rPr/>
      </w:pPr>
      <w:bookmarkStart w:colFirst="0" w:colLast="0" w:name="_216mp11a0qqj" w:id="56"/>
      <w:bookmarkEnd w:id="56"/>
      <w:r w:rsidDel="00000000" w:rsidR="00000000" w:rsidRPr="00000000">
        <w:rPr>
          <w:rtl w:val="0"/>
        </w:rPr>
        <w:t xml:space="preserve">Sending bitcoin</w:t>
      </w:r>
    </w:p>
    <w:p w:rsidR="00000000" w:rsidDel="00000000" w:rsidP="00000000" w:rsidRDefault="00000000" w:rsidRPr="00000000" w14:paraId="0000034B">
      <w:pPr>
        <w:rPr/>
      </w:pPr>
      <w:r w:rsidDel="00000000" w:rsidR="00000000" w:rsidRPr="00000000">
        <w:rPr>
          <w:rtl w:val="0"/>
        </w:rPr>
        <w:t xml:space="preserve">Sending requires care because a valid Bitcoin transaction is usually irreversible.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Before an on-chain send: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numPr>
          <w:ilvl w:val="0"/>
          <w:numId w:val="13"/>
        </w:numPr>
        <w:ind w:left="720" w:hanging="360"/>
      </w:pPr>
      <w:r w:rsidDel="00000000" w:rsidR="00000000" w:rsidRPr="00000000">
        <w:rPr>
          <w:rtl w:val="0"/>
        </w:rPr>
        <w:t xml:space="preserve">Confirm the recipient and purpose through a trusted communication channel.</w:t>
      </w:r>
    </w:p>
    <w:p w:rsidR="00000000" w:rsidDel="00000000" w:rsidP="00000000" w:rsidRDefault="00000000" w:rsidRPr="00000000" w14:paraId="00000350">
      <w:pPr>
        <w:numPr>
          <w:ilvl w:val="0"/>
          <w:numId w:val="13"/>
        </w:numPr>
        <w:ind w:left="720" w:hanging="360"/>
      </w:pPr>
      <w:r w:rsidDel="00000000" w:rsidR="00000000" w:rsidRPr="00000000">
        <w:rPr>
          <w:rtl w:val="0"/>
        </w:rPr>
        <w:t xml:space="preserve">Ask for a fresh address from the recipient when possible.</w:t>
      </w:r>
    </w:p>
    <w:p w:rsidR="00000000" w:rsidDel="00000000" w:rsidP="00000000" w:rsidRDefault="00000000" w:rsidRPr="00000000" w14:paraId="00000351">
      <w:pPr>
        <w:numPr>
          <w:ilvl w:val="0"/>
          <w:numId w:val="13"/>
        </w:numPr>
        <w:ind w:left="720" w:hanging="360"/>
      </w:pPr>
      <w:r w:rsidDel="00000000" w:rsidR="00000000" w:rsidRPr="00000000">
        <w:rPr>
          <w:rtl w:val="0"/>
        </w:rPr>
        <w:t xml:space="preserve">Confirm that it is an on-chain Bitcoin address for the correct network.</w:t>
      </w:r>
    </w:p>
    <w:p w:rsidR="00000000" w:rsidDel="00000000" w:rsidP="00000000" w:rsidRDefault="00000000" w:rsidRPr="00000000" w14:paraId="00000352">
      <w:pPr>
        <w:numPr>
          <w:ilvl w:val="0"/>
          <w:numId w:val="13"/>
        </w:numPr>
        <w:ind w:left="720" w:hanging="360"/>
      </w:pPr>
      <w:r w:rsidDel="00000000" w:rsidR="00000000" w:rsidRPr="00000000">
        <w:rPr>
          <w:rtl w:val="0"/>
        </w:rPr>
        <w:t xml:space="preserve">Enter or scan the address and verify it after entry.</w:t>
      </w:r>
    </w:p>
    <w:p w:rsidR="00000000" w:rsidDel="00000000" w:rsidP="00000000" w:rsidRDefault="00000000" w:rsidRPr="00000000" w14:paraId="00000353">
      <w:pPr>
        <w:numPr>
          <w:ilvl w:val="0"/>
          <w:numId w:val="13"/>
        </w:numPr>
        <w:ind w:left="720" w:hanging="360"/>
      </w:pPr>
      <w:r w:rsidDel="00000000" w:rsidR="00000000" w:rsidRPr="00000000">
        <w:rPr>
          <w:rtl w:val="0"/>
        </w:rPr>
        <w:t xml:space="preserve">Enter the amount and confirm the unit: bitcoin, sats, or fiat equivalent.</w:t>
      </w:r>
    </w:p>
    <w:p w:rsidR="00000000" w:rsidDel="00000000" w:rsidP="00000000" w:rsidRDefault="00000000" w:rsidRPr="00000000" w14:paraId="00000354">
      <w:pPr>
        <w:numPr>
          <w:ilvl w:val="0"/>
          <w:numId w:val="13"/>
        </w:numPr>
        <w:ind w:left="720" w:hanging="360"/>
      </w:pPr>
      <w:r w:rsidDel="00000000" w:rsidR="00000000" w:rsidRPr="00000000">
        <w:rPr>
          <w:rtl w:val="0"/>
        </w:rPr>
        <w:t xml:space="preserve">Review the network fee and expected timing.</w:t>
      </w:r>
    </w:p>
    <w:p w:rsidR="00000000" w:rsidDel="00000000" w:rsidP="00000000" w:rsidRDefault="00000000" w:rsidRPr="00000000" w14:paraId="00000355">
      <w:pPr>
        <w:numPr>
          <w:ilvl w:val="0"/>
          <w:numId w:val="13"/>
        </w:numPr>
        <w:ind w:left="720" w:hanging="360"/>
      </w:pPr>
      <w:r w:rsidDel="00000000" w:rsidR="00000000" w:rsidRPr="00000000">
        <w:rPr>
          <w:rtl w:val="0"/>
        </w:rPr>
        <w:t xml:space="preserve">Read the final summary on the wallet or hardware-device screen.</w:t>
      </w:r>
    </w:p>
    <w:p w:rsidR="00000000" w:rsidDel="00000000" w:rsidP="00000000" w:rsidRDefault="00000000" w:rsidRPr="00000000" w14:paraId="00000356">
      <w:pPr>
        <w:numPr>
          <w:ilvl w:val="0"/>
          <w:numId w:val="13"/>
        </w:numPr>
        <w:ind w:left="720" w:hanging="360"/>
      </w:pPr>
      <w:r w:rsidDel="00000000" w:rsidR="00000000" w:rsidRPr="00000000">
        <w:rPr>
          <w:rtl w:val="0"/>
        </w:rPr>
        <w:t xml:space="preserve">If the process, address, or amount is unfamiliar, send a small test first.</w:t>
      </w:r>
    </w:p>
    <w:p w:rsidR="00000000" w:rsidDel="00000000" w:rsidP="00000000" w:rsidRDefault="00000000" w:rsidRPr="00000000" w14:paraId="00000357">
      <w:pPr>
        <w:numPr>
          <w:ilvl w:val="0"/>
          <w:numId w:val="13"/>
        </w:numPr>
        <w:ind w:left="720" w:hanging="360"/>
      </w:pPr>
      <w:r w:rsidDel="00000000" w:rsidR="00000000" w:rsidRPr="00000000">
        <w:rPr>
          <w:rtl w:val="0"/>
        </w:rPr>
        <w:t xml:space="preserve">Approve the transaction only after every field is correct.</w:t>
      </w:r>
    </w:p>
    <w:p w:rsidR="00000000" w:rsidDel="00000000" w:rsidP="00000000" w:rsidRDefault="00000000" w:rsidRPr="00000000" w14:paraId="00000358">
      <w:pPr>
        <w:numPr>
          <w:ilvl w:val="0"/>
          <w:numId w:val="13"/>
        </w:numPr>
        <w:ind w:left="720" w:hanging="360"/>
      </w:pPr>
      <w:r w:rsidDel="00000000" w:rsidR="00000000" w:rsidRPr="00000000">
        <w:rPr>
          <w:rtl w:val="0"/>
        </w:rPr>
        <w:t xml:space="preserve">Save the transaction ID if you may need to track or discuss the payment.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w:t>
      </w:r>
      <w:r w:rsidDel="00000000" w:rsidR="00000000" w:rsidRPr="00000000">
        <w:rPr>
          <w:b w:val="1"/>
          <w:bCs w:val="1"/>
          <w:rtl w:val="0"/>
        </w:rPr>
        <w:t xml:space="preserve">network fee</w:t>
      </w:r>
      <w:r w:rsidDel="00000000" w:rsidR="00000000" w:rsidRPr="00000000">
        <w:rPr>
          <w:rtl w:val="0"/>
        </w:rPr>
        <w:t xml:space="preserve"> is paid to miners for including the transaction in a block. It is based mainly on transaction data and current demand for block space, not simply on the amount sent. A larger payment does not automatically require a larger fee.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Wallet fee estimates can be wrong or become outdated. A low fee may cause a transaction to wait. A high fee may waste funds. Some wallets support fee adjustment, but the methods vary and are not required knowledge for this Diploma.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Never send because someone creates urgency. Stop if the recipient changes the address unexpectedly, asks you to “verify” the payment with your seed phrase, or refuses to allow a small test.</w:t>
      </w:r>
    </w:p>
    <w:p w:rsidR="00000000" w:rsidDel="00000000" w:rsidP="00000000" w:rsidRDefault="00000000" w:rsidRPr="00000000" w14:paraId="0000035F">
      <w:pPr>
        <w:pStyle w:val="Heading3"/>
        <w:rPr/>
      </w:pPr>
      <w:bookmarkStart w:colFirst="0" w:colLast="0" w:name="_hxqti6bv3pu" w:id="57"/>
      <w:bookmarkEnd w:id="57"/>
      <w:r w:rsidDel="00000000" w:rsidR="00000000" w:rsidRPr="00000000">
        <w:rPr>
          <w:rtl w:val="0"/>
        </w:rPr>
        <w:t xml:space="preserve">Verification, block explorers, and irreversible transactions</w:t>
      </w:r>
    </w:p>
    <w:p w:rsidR="00000000" w:rsidDel="00000000" w:rsidP="00000000" w:rsidRDefault="00000000" w:rsidRPr="00000000" w14:paraId="00000360">
      <w:pPr>
        <w:rPr/>
      </w:pPr>
      <w:r w:rsidDel="00000000" w:rsidR="00000000" w:rsidRPr="00000000">
        <w:rPr>
          <w:rtl w:val="0"/>
        </w:rPr>
        <w:t xml:space="preserve">Bitcoin replaces some trust with the ability to verify.</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 </w:t>
      </w:r>
      <w:r w:rsidDel="00000000" w:rsidR="00000000" w:rsidRPr="00000000">
        <w:rPr>
          <w:b w:val="1"/>
          <w:bCs w:val="1"/>
          <w:rtl w:val="0"/>
        </w:rPr>
        <w:t xml:space="preserve">transaction ID</w:t>
      </w:r>
      <w:r w:rsidDel="00000000" w:rsidR="00000000" w:rsidRPr="00000000">
        <w:rPr>
          <w:rtl w:val="0"/>
        </w:rPr>
        <w:t xml:space="preserve">, or </w:t>
      </w:r>
      <w:r w:rsidDel="00000000" w:rsidR="00000000" w:rsidRPr="00000000">
        <w:rPr>
          <w:b w:val="1"/>
          <w:bCs w:val="1"/>
          <w:rtl w:val="0"/>
        </w:rPr>
        <w:t xml:space="preserve">TXID</w:t>
      </w:r>
      <w:r w:rsidDel="00000000" w:rsidR="00000000" w:rsidRPr="00000000">
        <w:rPr>
          <w:rtl w:val="0"/>
        </w:rPr>
        <w:t xml:space="preserve">, is an identifier for an on-chain transaction. A </w:t>
      </w:r>
      <w:r w:rsidDel="00000000" w:rsidR="00000000" w:rsidRPr="00000000">
        <w:rPr>
          <w:b w:val="1"/>
          <w:bCs w:val="1"/>
          <w:rtl w:val="0"/>
        </w:rPr>
        <w:t xml:space="preserve">block explorer</w:t>
      </w:r>
      <w:r w:rsidDel="00000000" w:rsidR="00000000" w:rsidRPr="00000000">
        <w:rPr>
          <w:rtl w:val="0"/>
        </w:rPr>
        <w:t xml:space="preserve"> is a tool that displays public Bitcoin data such as transaction status, fees, addresses, blocks, and confirmations.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To check a transaction with a block explorer:</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numPr>
          <w:ilvl w:val="0"/>
          <w:numId w:val="20"/>
        </w:numPr>
        <w:ind w:left="720" w:hanging="360"/>
      </w:pPr>
      <w:r w:rsidDel="00000000" w:rsidR="00000000" w:rsidRPr="00000000">
        <w:rPr>
          <w:rtl w:val="0"/>
        </w:rPr>
        <w:t xml:space="preserve">Obtain the TXID from the sending wallet.</w:t>
      </w:r>
    </w:p>
    <w:p w:rsidR="00000000" w:rsidDel="00000000" w:rsidP="00000000" w:rsidRDefault="00000000" w:rsidRPr="00000000" w14:paraId="00000367">
      <w:pPr>
        <w:numPr>
          <w:ilvl w:val="0"/>
          <w:numId w:val="20"/>
        </w:numPr>
        <w:ind w:left="720" w:hanging="360"/>
      </w:pPr>
      <w:r w:rsidDel="00000000" w:rsidR="00000000" w:rsidRPr="00000000">
        <w:rPr>
          <w:rtl w:val="0"/>
        </w:rPr>
        <w:t xml:space="preserve">Open a trusted explorer that supports the correct Bitcoin network.</w:t>
      </w:r>
    </w:p>
    <w:p w:rsidR="00000000" w:rsidDel="00000000" w:rsidP="00000000" w:rsidRDefault="00000000" w:rsidRPr="00000000" w14:paraId="00000368">
      <w:pPr>
        <w:numPr>
          <w:ilvl w:val="0"/>
          <w:numId w:val="20"/>
        </w:numPr>
        <w:ind w:left="720" w:hanging="360"/>
      </w:pPr>
      <w:r w:rsidDel="00000000" w:rsidR="00000000" w:rsidRPr="00000000">
        <w:rPr>
          <w:rtl w:val="0"/>
        </w:rPr>
        <w:t xml:space="preserve">Search for the TXID.</w:t>
      </w:r>
    </w:p>
    <w:p w:rsidR="00000000" w:rsidDel="00000000" w:rsidP="00000000" w:rsidRDefault="00000000" w:rsidRPr="00000000" w14:paraId="00000369">
      <w:pPr>
        <w:numPr>
          <w:ilvl w:val="0"/>
          <w:numId w:val="20"/>
        </w:numPr>
        <w:ind w:left="720" w:hanging="360"/>
      </w:pPr>
      <w:r w:rsidDel="00000000" w:rsidR="00000000" w:rsidRPr="00000000">
        <w:rPr>
          <w:rtl w:val="0"/>
        </w:rPr>
        <w:t xml:space="preserve">Check the destination, amount, fee, and confirmation status.</w:t>
      </w:r>
    </w:p>
    <w:p w:rsidR="00000000" w:rsidDel="00000000" w:rsidP="00000000" w:rsidRDefault="00000000" w:rsidRPr="00000000" w14:paraId="0000036A">
      <w:pPr>
        <w:numPr>
          <w:ilvl w:val="0"/>
          <w:numId w:val="20"/>
        </w:numPr>
        <w:ind w:left="720" w:hanging="360"/>
      </w:pPr>
      <w:r w:rsidDel="00000000" w:rsidR="00000000" w:rsidRPr="00000000">
        <w:rPr>
          <w:rtl w:val="0"/>
        </w:rPr>
        <w:t xml:space="preserve">Remember that an explorer is an interface. Independent verification through your own node provides stronger privacy and trust reduction.</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A transaction with no confirmation has been broadcast but is not yet included in a block. Its status can still change. The first confirmation occurs when a miner includes it in a valid block. Each valid block added after that increases the work that would need to be redone to replace its history.</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The suitable number of confirmations depends on risk. A small purchase may be treated differently from a large settlement. Your educator may explain local practice, but there is no universal number for every situation.</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Block explorers create privacy considerations. Searching your own address or TXID can reveal to the explorer's operator that your device is interested in that transaction. Avoid publishing addresses or transaction details without a reason.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Bitcoin transactions are designed for final settlement. There is no central institution that can cancel a confirmed transaction because you made a mistake. A recipient can voluntarily return funds, but the network cannot force them to do so. Verification must happen before approval.</w:t>
      </w:r>
    </w:p>
    <w:p w:rsidR="00000000" w:rsidDel="00000000" w:rsidP="00000000" w:rsidRDefault="00000000" w:rsidRPr="00000000" w14:paraId="00000373">
      <w:pPr>
        <w:pStyle w:val="Heading3"/>
        <w:rPr/>
      </w:pPr>
      <w:bookmarkStart w:colFirst="0" w:colLast="0" w:name="_p8ug09ef3032" w:id="58"/>
      <w:bookmarkEnd w:id="58"/>
      <w:r w:rsidDel="00000000" w:rsidR="00000000" w:rsidRPr="00000000">
        <w:rPr>
          <w:rtl w:val="0"/>
        </w:rPr>
        <w:t xml:space="preserve">Safety checklist: seed phrases, address checks, scams, and starting small</w:t>
      </w:r>
    </w:p>
    <w:p w:rsidR="00000000" w:rsidDel="00000000" w:rsidP="00000000" w:rsidRDefault="00000000" w:rsidRPr="00000000" w14:paraId="00000374">
      <w:pPr>
        <w:rPr/>
      </w:pPr>
      <w:r w:rsidDel="00000000" w:rsidR="00000000" w:rsidRPr="00000000">
        <w:rPr>
          <w:rtl w:val="0"/>
        </w:rPr>
        <w:t xml:space="preserve">Use this checklist before you depend on any Bitcoin tool.</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Protect secrets</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numPr>
          <w:ilvl w:val="0"/>
          <w:numId w:val="8"/>
        </w:numPr>
        <w:ind w:left="720" w:hanging="360"/>
      </w:pPr>
      <w:r w:rsidDel="00000000" w:rsidR="00000000" w:rsidRPr="00000000">
        <w:rPr>
          <w:rtl w:val="0"/>
        </w:rPr>
        <w:t xml:space="preserve">Never share a seed phrase or private key.</w:t>
      </w:r>
    </w:p>
    <w:p w:rsidR="00000000" w:rsidDel="00000000" w:rsidP="00000000" w:rsidRDefault="00000000" w:rsidRPr="00000000" w14:paraId="00000379">
      <w:pPr>
        <w:numPr>
          <w:ilvl w:val="0"/>
          <w:numId w:val="8"/>
        </w:numPr>
        <w:ind w:left="720" w:hanging="360"/>
      </w:pPr>
      <w:r w:rsidDel="00000000" w:rsidR="00000000" w:rsidRPr="00000000">
        <w:rPr>
          <w:rtl w:val="0"/>
        </w:rPr>
        <w:t xml:space="preserve">Keep seed backups offline and out of view.</w:t>
      </w:r>
    </w:p>
    <w:p w:rsidR="00000000" w:rsidDel="00000000" w:rsidP="00000000" w:rsidRDefault="00000000" w:rsidRPr="00000000" w14:paraId="0000037A">
      <w:pPr>
        <w:numPr>
          <w:ilvl w:val="0"/>
          <w:numId w:val="8"/>
        </w:numPr>
        <w:ind w:left="720" w:hanging="360"/>
      </w:pPr>
      <w:r w:rsidDel="00000000" w:rsidR="00000000" w:rsidRPr="00000000">
        <w:rPr>
          <w:rtl w:val="0"/>
        </w:rPr>
        <w:t xml:space="preserve">Do not store a seed phrase in photographs, cloud files, email, or messages.</w:t>
      </w:r>
    </w:p>
    <w:p w:rsidR="00000000" w:rsidDel="00000000" w:rsidP="00000000" w:rsidRDefault="00000000" w:rsidRPr="00000000" w14:paraId="0000037B">
      <w:pPr>
        <w:numPr>
          <w:ilvl w:val="0"/>
          <w:numId w:val="8"/>
        </w:numPr>
        <w:ind w:left="720" w:hanging="360"/>
      </w:pPr>
      <w:r w:rsidDel="00000000" w:rsidR="00000000" w:rsidRPr="00000000">
        <w:rPr>
          <w:rtl w:val="0"/>
        </w:rPr>
        <w:t xml:space="preserve">Do not enter recovery words after following a link or advertisement.</w:t>
      </w:r>
    </w:p>
    <w:p w:rsidR="00000000" w:rsidDel="00000000" w:rsidP="00000000" w:rsidRDefault="00000000" w:rsidRPr="00000000" w14:paraId="0000037C">
      <w:pPr>
        <w:numPr>
          <w:ilvl w:val="0"/>
          <w:numId w:val="8"/>
        </w:numPr>
        <w:ind w:left="720" w:hanging="360"/>
      </w:pPr>
      <w:r w:rsidDel="00000000" w:rsidR="00000000" w:rsidRPr="00000000">
        <w:rPr>
          <w:rtl w:val="0"/>
        </w:rPr>
        <w:t xml:space="preserve">Lock and update the device that holds a hot wallet.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Verify destinations</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numPr>
          <w:ilvl w:val="0"/>
          <w:numId w:val="8"/>
        </w:numPr>
        <w:ind w:left="720" w:hanging="360"/>
      </w:pPr>
      <w:r w:rsidDel="00000000" w:rsidR="00000000" w:rsidRPr="00000000">
        <w:rPr>
          <w:rtl w:val="0"/>
        </w:rPr>
        <w:t xml:space="preserve">Confirm whether the payment is on-chain or Lightning.</w:t>
      </w:r>
    </w:p>
    <w:p w:rsidR="00000000" w:rsidDel="00000000" w:rsidP="00000000" w:rsidRDefault="00000000" w:rsidRPr="00000000" w14:paraId="00000381">
      <w:pPr>
        <w:numPr>
          <w:ilvl w:val="0"/>
          <w:numId w:val="8"/>
        </w:numPr>
        <w:ind w:left="720" w:hanging="360"/>
      </w:pPr>
      <w:r w:rsidDel="00000000" w:rsidR="00000000" w:rsidRPr="00000000">
        <w:rPr>
          <w:rtl w:val="0"/>
        </w:rPr>
        <w:t xml:space="preserve">Check the address or invoice on the trusted receiving screen.</w:t>
      </w:r>
    </w:p>
    <w:p w:rsidR="00000000" w:rsidDel="00000000" w:rsidP="00000000" w:rsidRDefault="00000000" w:rsidRPr="00000000" w14:paraId="00000382">
      <w:pPr>
        <w:numPr>
          <w:ilvl w:val="0"/>
          <w:numId w:val="8"/>
        </w:numPr>
        <w:ind w:left="720" w:hanging="360"/>
      </w:pPr>
      <w:r w:rsidDel="00000000" w:rsidR="00000000" w:rsidRPr="00000000">
        <w:rPr>
          <w:rtl w:val="0"/>
        </w:rPr>
        <w:t xml:space="preserve">Compare after copy-and-paste; malware can replace clipboard addresses.</w:t>
      </w:r>
    </w:p>
    <w:p w:rsidR="00000000" w:rsidDel="00000000" w:rsidP="00000000" w:rsidRDefault="00000000" w:rsidRPr="00000000" w14:paraId="00000383">
      <w:pPr>
        <w:numPr>
          <w:ilvl w:val="0"/>
          <w:numId w:val="8"/>
        </w:numPr>
        <w:ind w:left="720" w:hanging="360"/>
      </w:pPr>
      <w:r w:rsidDel="00000000" w:rsidR="00000000" w:rsidRPr="00000000">
        <w:rPr>
          <w:rtl w:val="0"/>
        </w:rPr>
        <w:t xml:space="preserve">Verify important addresses on a hardware-wallet display when available.</w:t>
      </w:r>
    </w:p>
    <w:p w:rsidR="00000000" w:rsidDel="00000000" w:rsidP="00000000" w:rsidRDefault="00000000" w:rsidRPr="00000000" w14:paraId="00000384">
      <w:pPr>
        <w:numPr>
          <w:ilvl w:val="0"/>
          <w:numId w:val="8"/>
        </w:numPr>
        <w:ind w:left="720" w:hanging="360"/>
      </w:pPr>
      <w:r w:rsidDel="00000000" w:rsidR="00000000" w:rsidRPr="00000000">
        <w:rPr>
          <w:rtl w:val="0"/>
        </w:rPr>
        <w:t xml:space="preserve">Use a small test for an unfamiliar process.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Recognize scam patterns</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numPr>
          <w:ilvl w:val="0"/>
          <w:numId w:val="8"/>
        </w:numPr>
        <w:ind w:left="720" w:hanging="360"/>
      </w:pPr>
      <w:r w:rsidDel="00000000" w:rsidR="00000000" w:rsidRPr="00000000">
        <w:rPr>
          <w:b w:val="1"/>
          <w:bCs w:val="1"/>
          <w:rtl w:val="0"/>
        </w:rPr>
        <w:t xml:space="preserve">Impersonation:</w:t>
      </w:r>
      <w:r w:rsidDel="00000000" w:rsidR="00000000" w:rsidRPr="00000000">
        <w:rPr>
          <w:rtl w:val="0"/>
        </w:rPr>
        <w:t xml:space="preserve"> A scammer pretends to be support staff, an educator, a public figure, a friend, or a government official.</w:t>
      </w:r>
    </w:p>
    <w:p w:rsidR="00000000" w:rsidDel="00000000" w:rsidP="00000000" w:rsidRDefault="00000000" w:rsidRPr="00000000" w14:paraId="00000389">
      <w:pPr>
        <w:numPr>
          <w:ilvl w:val="0"/>
          <w:numId w:val="8"/>
        </w:numPr>
        <w:ind w:left="720" w:hanging="360"/>
      </w:pPr>
      <w:r w:rsidDel="00000000" w:rsidR="00000000" w:rsidRPr="00000000">
        <w:rPr>
          <w:b w:val="1"/>
          <w:bCs w:val="1"/>
          <w:rtl w:val="0"/>
        </w:rPr>
        <w:t xml:space="preserve">Urgency:</w:t>
      </w:r>
      <w:r w:rsidDel="00000000" w:rsidR="00000000" w:rsidRPr="00000000">
        <w:rPr>
          <w:rtl w:val="0"/>
        </w:rPr>
        <w:t xml:space="preserve"> You are told to act now or lose access, miss a profit, pay a penalty, or face danger.</w:t>
      </w:r>
    </w:p>
    <w:p w:rsidR="00000000" w:rsidDel="00000000" w:rsidP="00000000" w:rsidRDefault="00000000" w:rsidRPr="00000000" w14:paraId="0000038A">
      <w:pPr>
        <w:numPr>
          <w:ilvl w:val="0"/>
          <w:numId w:val="8"/>
        </w:numPr>
        <w:ind w:left="720" w:hanging="360"/>
      </w:pPr>
      <w:r w:rsidDel="00000000" w:rsidR="00000000" w:rsidRPr="00000000">
        <w:rPr>
          <w:b w:val="1"/>
          <w:bCs w:val="1"/>
          <w:rtl w:val="0"/>
        </w:rPr>
        <w:t xml:space="preserve">Guaranteed returns:</w:t>
      </w:r>
      <w:r w:rsidDel="00000000" w:rsidR="00000000" w:rsidRPr="00000000">
        <w:rPr>
          <w:rtl w:val="0"/>
        </w:rPr>
        <w:t xml:space="preserve"> An offer promises easy, fixed, or risk-free profit.</w:t>
      </w:r>
    </w:p>
    <w:p w:rsidR="00000000" w:rsidDel="00000000" w:rsidP="00000000" w:rsidRDefault="00000000" w:rsidRPr="00000000" w14:paraId="0000038B">
      <w:pPr>
        <w:numPr>
          <w:ilvl w:val="0"/>
          <w:numId w:val="8"/>
        </w:numPr>
        <w:ind w:left="720" w:hanging="360"/>
      </w:pPr>
      <w:r w:rsidDel="00000000" w:rsidR="00000000" w:rsidRPr="00000000">
        <w:rPr>
          <w:b w:val="1"/>
          <w:bCs w:val="1"/>
          <w:rtl w:val="0"/>
        </w:rPr>
        <w:t xml:space="preserve">Giveaway fraud:</w:t>
      </w:r>
      <w:r w:rsidDel="00000000" w:rsidR="00000000" w:rsidRPr="00000000">
        <w:rPr>
          <w:rtl w:val="0"/>
        </w:rPr>
        <w:t xml:space="preserve"> You are asked to send bitcoin first to receive more later.</w:t>
      </w:r>
    </w:p>
    <w:p w:rsidR="00000000" w:rsidDel="00000000" w:rsidP="00000000" w:rsidRDefault="00000000" w:rsidRPr="00000000" w14:paraId="0000038C">
      <w:pPr>
        <w:numPr>
          <w:ilvl w:val="0"/>
          <w:numId w:val="8"/>
        </w:numPr>
        <w:ind w:left="720" w:hanging="360"/>
      </w:pPr>
      <w:r w:rsidDel="00000000" w:rsidR="00000000" w:rsidRPr="00000000">
        <w:rPr>
          <w:b w:val="1"/>
          <w:bCs w:val="1"/>
          <w:rtl w:val="0"/>
        </w:rPr>
        <w:t xml:space="preserve">Recovery fraud:</w:t>
      </w:r>
      <w:r w:rsidDel="00000000" w:rsidR="00000000" w:rsidRPr="00000000">
        <w:rPr>
          <w:rtl w:val="0"/>
        </w:rPr>
        <w:t xml:space="preserve"> Someone claims they can recover lost bitcoin if you provide words, keys, remote access, or an advance fee.</w:t>
      </w:r>
    </w:p>
    <w:p w:rsidR="00000000" w:rsidDel="00000000" w:rsidP="00000000" w:rsidRDefault="00000000" w:rsidRPr="00000000" w14:paraId="0000038D">
      <w:pPr>
        <w:numPr>
          <w:ilvl w:val="0"/>
          <w:numId w:val="8"/>
        </w:numPr>
        <w:ind w:left="720" w:hanging="360"/>
      </w:pPr>
      <w:r w:rsidDel="00000000" w:rsidR="00000000" w:rsidRPr="00000000">
        <w:rPr>
          <w:b w:val="1"/>
          <w:bCs w:val="1"/>
          <w:rtl w:val="0"/>
        </w:rPr>
        <w:t xml:space="preserve">Fake application or update:</w:t>
      </w:r>
      <w:r w:rsidDel="00000000" w:rsidR="00000000" w:rsidRPr="00000000">
        <w:rPr>
          <w:rtl w:val="0"/>
        </w:rPr>
        <w:t xml:space="preserve"> A copy of a real wallet steals credentials or creates attacker-controlled addresses.</w:t>
      </w:r>
    </w:p>
    <w:p w:rsidR="00000000" w:rsidDel="00000000" w:rsidP="00000000" w:rsidRDefault="00000000" w:rsidRPr="00000000" w14:paraId="0000038E">
      <w:pPr>
        <w:numPr>
          <w:ilvl w:val="0"/>
          <w:numId w:val="8"/>
        </w:numPr>
        <w:ind w:left="720" w:hanging="360"/>
      </w:pPr>
      <w:r w:rsidDel="00000000" w:rsidR="00000000" w:rsidRPr="00000000">
        <w:rPr>
          <w:b w:val="1"/>
          <w:bCs w:val="1"/>
          <w:rtl w:val="0"/>
        </w:rPr>
        <w:t xml:space="preserve">Phishing:</w:t>
      </w:r>
      <w:r w:rsidDel="00000000" w:rsidR="00000000" w:rsidRPr="00000000">
        <w:rPr>
          <w:rtl w:val="0"/>
        </w:rPr>
        <w:t xml:space="preserve"> A message or website copies a trusted brand to collect login details or seed words.</w:t>
      </w:r>
    </w:p>
    <w:p w:rsidR="00000000" w:rsidDel="00000000" w:rsidP="00000000" w:rsidRDefault="00000000" w:rsidRPr="00000000" w14:paraId="0000038F">
      <w:pPr>
        <w:numPr>
          <w:ilvl w:val="0"/>
          <w:numId w:val="8"/>
        </w:numPr>
        <w:ind w:left="720" w:hanging="360"/>
      </w:pPr>
      <w:r w:rsidDel="00000000" w:rsidR="00000000" w:rsidRPr="00000000">
        <w:rPr>
          <w:b w:val="1"/>
          <w:bCs w:val="1"/>
          <w:rtl w:val="0"/>
        </w:rPr>
        <w:t xml:space="preserve">Romance or relationship manipulation:</w:t>
      </w:r>
      <w:r w:rsidDel="00000000" w:rsidR="00000000" w:rsidRPr="00000000">
        <w:rPr>
          <w:rtl w:val="0"/>
        </w:rPr>
        <w:t xml:space="preserve"> A trusted-feeling contact slowly introduces an investment, emergency, or payment request.</w:t>
      </w:r>
    </w:p>
    <w:p w:rsidR="00000000" w:rsidDel="00000000" w:rsidP="00000000" w:rsidRDefault="00000000" w:rsidRPr="00000000" w14:paraId="00000390">
      <w:pPr>
        <w:numPr>
          <w:ilvl w:val="0"/>
          <w:numId w:val="8"/>
        </w:numPr>
        <w:ind w:left="720" w:hanging="360"/>
      </w:pPr>
      <w:r w:rsidDel="00000000" w:rsidR="00000000" w:rsidRPr="00000000">
        <w:rPr>
          <w:b w:val="1"/>
          <w:bCs w:val="1"/>
          <w:rtl w:val="0"/>
        </w:rPr>
        <w:t xml:space="preserve">Too-good-to-be-true offer:</w:t>
      </w:r>
      <w:r w:rsidDel="00000000" w:rsidR="00000000" w:rsidRPr="00000000">
        <w:rPr>
          <w:rtl w:val="0"/>
        </w:rPr>
        <w:t xml:space="preserve"> The reward is unusually high while the explanation is vague or secret.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rtl w:val="0"/>
        </w:rPr>
        <w:t xml:space="preserve">Check software and services</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numPr>
          <w:ilvl w:val="0"/>
          <w:numId w:val="8"/>
        </w:numPr>
        <w:ind w:left="720" w:hanging="360"/>
      </w:pPr>
      <w:r w:rsidDel="00000000" w:rsidR="00000000" w:rsidRPr="00000000">
        <w:rPr>
          <w:rtl w:val="0"/>
        </w:rPr>
        <w:t xml:space="preserve">Prefer well-established open-source wallet software that can be reviewed, while remembering that open source alone does not guarantee safety.</w:t>
      </w:r>
    </w:p>
    <w:p w:rsidR="00000000" w:rsidDel="00000000" w:rsidP="00000000" w:rsidRDefault="00000000" w:rsidRPr="00000000" w14:paraId="00000395">
      <w:pPr>
        <w:numPr>
          <w:ilvl w:val="0"/>
          <w:numId w:val="8"/>
        </w:numPr>
        <w:ind w:left="720" w:hanging="360"/>
      </w:pPr>
      <w:r w:rsidDel="00000000" w:rsidR="00000000" w:rsidRPr="00000000">
        <w:rPr>
          <w:rtl w:val="0"/>
        </w:rPr>
        <w:t xml:space="preserve">Use the project's official website or verified application listing.</w:t>
      </w:r>
    </w:p>
    <w:p w:rsidR="00000000" w:rsidDel="00000000" w:rsidP="00000000" w:rsidRDefault="00000000" w:rsidRPr="00000000" w14:paraId="00000396">
      <w:pPr>
        <w:numPr>
          <w:ilvl w:val="0"/>
          <w:numId w:val="8"/>
        </w:numPr>
        <w:ind w:left="720" w:hanging="360"/>
      </w:pPr>
      <w:r w:rsidDel="00000000" w:rsidR="00000000" w:rsidRPr="00000000">
        <w:rPr>
          <w:rtl w:val="0"/>
        </w:rPr>
        <w:t xml:space="preserve">Check the developer name, domain spelling, and release information.</w:t>
      </w:r>
    </w:p>
    <w:p w:rsidR="00000000" w:rsidDel="00000000" w:rsidP="00000000" w:rsidRDefault="00000000" w:rsidRPr="00000000" w14:paraId="00000397">
      <w:pPr>
        <w:numPr>
          <w:ilvl w:val="0"/>
          <w:numId w:val="8"/>
        </w:numPr>
        <w:ind w:left="720" w:hanging="360"/>
      </w:pPr>
      <w:r w:rsidDel="00000000" w:rsidR="00000000" w:rsidRPr="00000000">
        <w:rPr>
          <w:rtl w:val="0"/>
        </w:rPr>
        <w:t xml:space="preserve">Be cautious with sponsored search results and direct-message links.</w:t>
      </w:r>
    </w:p>
    <w:p w:rsidR="00000000" w:rsidDel="00000000" w:rsidP="00000000" w:rsidRDefault="00000000" w:rsidRPr="00000000" w14:paraId="00000398">
      <w:pPr>
        <w:numPr>
          <w:ilvl w:val="0"/>
          <w:numId w:val="8"/>
        </w:numPr>
        <w:ind w:left="720" w:hanging="360"/>
      </w:pPr>
      <w:r w:rsidDel="00000000" w:rsidR="00000000" w:rsidRPr="00000000">
        <w:rPr>
          <w:rtl w:val="0"/>
        </w:rPr>
        <w:t xml:space="preserve">Use strong, unique account passwords and two-factor authentication for custodial services.</w:t>
      </w:r>
    </w:p>
    <w:p w:rsidR="00000000" w:rsidDel="00000000" w:rsidP="00000000" w:rsidRDefault="00000000" w:rsidRPr="00000000" w14:paraId="00000399">
      <w:pPr>
        <w:numPr>
          <w:ilvl w:val="0"/>
          <w:numId w:val="8"/>
        </w:numPr>
        <w:ind w:left="720" w:hanging="360"/>
      </w:pPr>
      <w:r w:rsidDel="00000000" w:rsidR="00000000" w:rsidRPr="00000000">
        <w:rPr>
          <w:rtl w:val="0"/>
        </w:rPr>
        <w:t xml:space="preserve">Understand the recovery process before depositing funds.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Control the size of mistakes</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numPr>
          <w:ilvl w:val="0"/>
          <w:numId w:val="8"/>
        </w:numPr>
        <w:ind w:left="720" w:hanging="360"/>
      </w:pPr>
      <w:r w:rsidDel="00000000" w:rsidR="00000000" w:rsidRPr="00000000">
        <w:rPr>
          <w:rtl w:val="0"/>
        </w:rPr>
        <w:t xml:space="preserve">Start with an amount you can afford to lose.</w:t>
      </w:r>
    </w:p>
    <w:p w:rsidR="00000000" w:rsidDel="00000000" w:rsidP="00000000" w:rsidRDefault="00000000" w:rsidRPr="00000000" w14:paraId="0000039E">
      <w:pPr>
        <w:numPr>
          <w:ilvl w:val="0"/>
          <w:numId w:val="8"/>
        </w:numPr>
        <w:ind w:left="720" w:hanging="360"/>
      </w:pPr>
      <w:r w:rsidDel="00000000" w:rsidR="00000000" w:rsidRPr="00000000">
        <w:rPr>
          <w:rtl w:val="0"/>
        </w:rPr>
        <w:t xml:space="preserve">Practice receiving before sending.</w:t>
      </w:r>
    </w:p>
    <w:p w:rsidR="00000000" w:rsidDel="00000000" w:rsidP="00000000" w:rsidRDefault="00000000" w:rsidRPr="00000000" w14:paraId="0000039F">
      <w:pPr>
        <w:numPr>
          <w:ilvl w:val="0"/>
          <w:numId w:val="8"/>
        </w:numPr>
        <w:ind w:left="720" w:hanging="360"/>
      </w:pPr>
      <w:r w:rsidDel="00000000" w:rsidR="00000000" w:rsidRPr="00000000">
        <w:rPr>
          <w:rtl w:val="0"/>
        </w:rPr>
        <w:t xml:space="preserve">Test backups before storing meaningful funds.</w:t>
      </w:r>
    </w:p>
    <w:p w:rsidR="00000000" w:rsidDel="00000000" w:rsidP="00000000" w:rsidRDefault="00000000" w:rsidRPr="00000000" w14:paraId="000003A0">
      <w:pPr>
        <w:numPr>
          <w:ilvl w:val="0"/>
          <w:numId w:val="8"/>
        </w:numPr>
        <w:ind w:left="720" w:hanging="360"/>
      </w:pPr>
      <w:r w:rsidDel="00000000" w:rsidR="00000000" w:rsidRPr="00000000">
        <w:rPr>
          <w:rtl w:val="0"/>
        </w:rPr>
        <w:t xml:space="preserve">Increase security and complexity slowly.</w:t>
      </w:r>
    </w:p>
    <w:p w:rsidR="00000000" w:rsidDel="00000000" w:rsidP="00000000" w:rsidRDefault="00000000" w:rsidRPr="00000000" w14:paraId="000003A1">
      <w:pPr>
        <w:numPr>
          <w:ilvl w:val="0"/>
          <w:numId w:val="8"/>
        </w:numPr>
        <w:ind w:left="720" w:hanging="360"/>
      </w:pPr>
      <w:r w:rsidDel="00000000" w:rsidR="00000000" w:rsidRPr="00000000">
        <w:rPr>
          <w:rtl w:val="0"/>
        </w:rPr>
        <w:t xml:space="preserve">Do not borrow money to experiment.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When uncertain, pause. A real opportunity will survive a careful check. A scam often depends on preventing one.</w:t>
      </w:r>
    </w:p>
    <w:p w:rsidR="00000000" w:rsidDel="00000000" w:rsidP="00000000" w:rsidRDefault="00000000" w:rsidRPr="00000000" w14:paraId="000003A4">
      <w:pPr>
        <w:pStyle w:val="Heading3"/>
        <w:rPr/>
      </w:pPr>
      <w:bookmarkStart w:colFirst="0" w:colLast="0" w:name="_iwlwsw2ffq2m" w:id="59"/>
      <w:bookmarkEnd w:id="59"/>
      <w:r w:rsidDel="00000000" w:rsidR="00000000" w:rsidRPr="00000000">
        <w:rPr>
          <w:rtl w:val="0"/>
        </w:rPr>
        <w:t xml:space="preserve">Acquiring and exchanging bitcoin as pathway awareness, not financial advice</w:t>
      </w:r>
    </w:p>
    <w:p w:rsidR="00000000" w:rsidDel="00000000" w:rsidP="00000000" w:rsidRDefault="00000000" w:rsidRPr="00000000" w14:paraId="000003A5">
      <w:pPr>
        <w:rPr/>
      </w:pPr>
      <w:r w:rsidDel="00000000" w:rsidR="00000000" w:rsidRPr="00000000">
        <w:rPr>
          <w:rtl w:val="0"/>
        </w:rPr>
        <w:t xml:space="preserve">People obtain bitcoin in several ways. Each path creates different privacy, custody, price, fraud, legal, and operational risks.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Earning:</w:t>
      </w:r>
      <w:r w:rsidDel="00000000" w:rsidR="00000000" w:rsidRPr="00000000">
        <w:rPr>
          <w:rtl w:val="0"/>
        </w:rPr>
        <w:t xml:space="preserve"> A person may receive bitcoin for work, goods, or services. This can be direct and practical, but both parties must agree on the amount, timing, payment method, and local tax treatment.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rtl w:val="0"/>
        </w:rPr>
        <w:t xml:space="preserve">Peer-to-peer exchange:</w:t>
      </w:r>
      <w:r w:rsidDel="00000000" w:rsidR="00000000" w:rsidRPr="00000000">
        <w:rPr>
          <w:rtl w:val="0"/>
        </w:rPr>
        <w:t xml:space="preserve"> Two people may exchange fiat money or goods for bitcoin directly, in person or through an online matching service. This can reduce dependence on a central exchange but creates counterparty, physical-safety, payment-reversal, and fraud risks.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Centralized exchange or broker:</w:t>
      </w:r>
      <w:r w:rsidDel="00000000" w:rsidR="00000000" w:rsidRPr="00000000">
        <w:rPr>
          <w:rtl w:val="0"/>
        </w:rPr>
        <w:t xml:space="preserve"> A company may sell bitcoin through an account. This can provide liquidity and a familiar payment path. It creates identity, custody, hacking, withdrawal, fee, banking, and jurisdiction risk.</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Bitcoin ATM or kiosk:</w:t>
      </w:r>
      <w:r w:rsidDel="00000000" w:rsidR="00000000" w:rsidRPr="00000000">
        <w:rPr>
          <w:rtl w:val="0"/>
        </w:rPr>
        <w:t xml:space="preserve"> A machine may exchange cash or another payment for bitcoin. It can be convenient but may charge high fees, require identification, impose limits, or use an unfavorable rate.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Community or merchant payment:</w:t>
      </w:r>
      <w:r w:rsidDel="00000000" w:rsidR="00000000" w:rsidRPr="00000000">
        <w:rPr>
          <w:rtl w:val="0"/>
        </w:rPr>
        <w:t xml:space="preserve"> A person may receive bitcoin as a refund, gift, donation, or local payment. The parties must still verify the wallet, amount, and tax or accounting implications.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Before using any path, compare: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b w:val="1"/>
                <w:bCs w:val="1"/>
              </w:rPr>
            </w:pPr>
            <w:r w:rsidDel="00000000" w:rsidR="00000000" w:rsidRPr="00000000">
              <w:rPr>
                <w:b w:val="1"/>
                <w:bCs w:val="1"/>
                <w:rtl w:val="0"/>
              </w:rPr>
              <w:t xml:space="preserve">Risk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b w:val="1"/>
                <w:bCs w:val="1"/>
              </w:rPr>
            </w:pPr>
            <w:r w:rsidDel="00000000" w:rsidR="00000000" w:rsidRPr="00000000">
              <w:rPr>
                <w:b w:val="1"/>
                <w:bCs w:val="1"/>
                <w:rtl w:val="0"/>
              </w:rPr>
              <w:t xml:space="preserve">Questions to 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What exchange rate and spread are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What service, network, deposit, or withdrawal fees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Who holds the bitcoin before and after the exchange?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What personal data is collected, stored, or 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Can the fiat payment be reversed? When is the bitcoin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Can bitcoin be sent to a wallet you control? Are there limits or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Counterparty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How do you know the other party will perform?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Is an in-person meeting public and appropriate? Is support legitimate?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Law and 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Is the path lawful where you live? What records are required?</w:t>
            </w:r>
          </w:p>
        </w:tc>
      </w:tr>
    </w:tbl>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Know your customer</w:t>
      </w:r>
      <w:r w:rsidDel="00000000" w:rsidR="00000000" w:rsidRPr="00000000">
        <w:rPr>
          <w:rtl w:val="0"/>
        </w:rPr>
        <w:t xml:space="preserve">, or </w:t>
      </w:r>
      <w:r w:rsidDel="00000000" w:rsidR="00000000" w:rsidRPr="00000000">
        <w:rPr>
          <w:b w:val="1"/>
          <w:bCs w:val="1"/>
          <w:rtl w:val="0"/>
        </w:rPr>
        <w:t xml:space="preserve">KYC</w:t>
      </w:r>
      <w:r w:rsidDel="00000000" w:rsidR="00000000" w:rsidRPr="00000000">
        <w:rPr>
          <w:rtl w:val="0"/>
        </w:rPr>
        <w:t xml:space="preserve">, describes identity checks a regulated service may require. KYC can support legal compliance and account recovery, but it creates a record connecting identity to financial activity. Non-KYC paths may offer more privacy, but can involve greater counterparty risk, complexity, price differences, or legal uncertainty.</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No path is automatically best in every location. Provider-specific instruction belongs in the local Custom block and must not be treated as a global recommendation.</w:t>
      </w:r>
    </w:p>
    <w:p w:rsidR="00000000" w:rsidDel="00000000" w:rsidP="00000000" w:rsidRDefault="00000000" w:rsidRPr="00000000" w14:paraId="000003CB">
      <w:pPr>
        <w:pStyle w:val="Heading3"/>
        <w:rPr/>
      </w:pPr>
      <w:bookmarkStart w:colFirst="0" w:colLast="0" w:name="_5wgipvjqz072" w:id="60"/>
      <w:bookmarkEnd w:id="60"/>
      <w:r w:rsidDel="00000000" w:rsidR="00000000" w:rsidRPr="00000000">
        <w:rPr>
          <w:rtl w:val="0"/>
        </w:rPr>
        <w:t xml:space="preserve">On-chain and Lightning payments at beginner level</w:t>
      </w:r>
    </w:p>
    <w:p w:rsidR="00000000" w:rsidDel="00000000" w:rsidP="00000000" w:rsidRDefault="00000000" w:rsidRPr="00000000" w14:paraId="000003CC">
      <w:pPr>
        <w:rPr/>
      </w:pPr>
      <w:r w:rsidDel="00000000" w:rsidR="00000000" w:rsidRPr="00000000">
        <w:rPr>
          <w:rtl w:val="0"/>
        </w:rPr>
        <w:t xml:space="preserve">Bitcoin supports more than one payment path.</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An </w:t>
      </w:r>
      <w:r w:rsidDel="00000000" w:rsidR="00000000" w:rsidRPr="00000000">
        <w:rPr>
          <w:b w:val="1"/>
          <w:bCs w:val="1"/>
          <w:rtl w:val="0"/>
        </w:rPr>
        <w:t xml:space="preserve">on-chain payment</w:t>
      </w:r>
      <w:r w:rsidDel="00000000" w:rsidR="00000000" w:rsidRPr="00000000">
        <w:rPr>
          <w:rtl w:val="0"/>
        </w:rPr>
        <w:t xml:space="preserve"> is recorded directly in Bitcoin's blockchain. It uses block space, pays a miner fee, and gains confirmations. On-chain payments provide base-layer settlement and are useful when final settlement matters. During busy periods, fees or waiting times may increase.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The </w:t>
      </w:r>
      <w:r w:rsidDel="00000000" w:rsidR="00000000" w:rsidRPr="00000000">
        <w:rPr>
          <w:b w:val="1"/>
          <w:bCs w:val="1"/>
          <w:rtl w:val="0"/>
        </w:rPr>
        <w:t xml:space="preserve">Lightning Network</w:t>
      </w:r>
      <w:r w:rsidDel="00000000" w:rsidR="00000000" w:rsidRPr="00000000">
        <w:rPr>
          <w:rtl w:val="0"/>
        </w:rPr>
        <w:t xml:space="preserve"> is a payment network built on top of Bitcoin. Participants use payment channels and route payments between one another without recording every individual payment as a separate on-chain transaction. Lightning is designed for fast, frequent, or small payments.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b w:val="1"/>
                <w:bCs w:val="1"/>
              </w:rPr>
            </w:pPr>
            <w:r w:rsidDel="00000000" w:rsidR="00000000" w:rsidRPr="00000000">
              <w:rPr>
                <w:b w:val="1"/>
                <w:bCs w:val="1"/>
                <w:rtl w:val="0"/>
              </w:rPr>
              <w:t xml:space="preserve">On-chain 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b w:val="1"/>
                <w:bCs w:val="1"/>
              </w:rPr>
            </w:pPr>
            <w:r w:rsidDel="00000000" w:rsidR="00000000" w:rsidRPr="00000000">
              <w:rPr>
                <w:b w:val="1"/>
                <w:bCs w:val="1"/>
                <w:rtl w:val="0"/>
              </w:rPr>
              <w:t xml:space="preserve">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Payment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Bitcoin address or on-chain payment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Lightning invoice, offer, or supported Lightning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Settlement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Recorded in a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Routed through payment channels; channels ultimately depend on Bitcoin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Typical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Base settlement, larger or less frequent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Fast, smaller, or frequent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Fee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Depend on block-space demand and transaction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Depend on routing, wallet, liquidity, and service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Broadcast first, then confirmations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Usually completes or fails quickly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Main beginner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Wrong address, unsuitable fee, confirmation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Wrong payment method, wallet custody, liquidity or routing failure</w:t>
            </w:r>
          </w:p>
        </w:tc>
      </w:tr>
    </w:tbl>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Lightning wallets can be custodial or self-custodial. A simple Lightning application may hold the user's funds. Another may let the user control keys but require more backup and channel management. Do not assume that “Lightning wallet” describes the custody model.</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Before paying, confirm which network the recipient expects. An on-chain wallet cannot send directly to every Lightning invoice, and a Lightning wallet may not support every on-chain function. Some applications support both and may convert between them, with added fees or trust.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Detailed Lightning setup and live payment practice belong in the Custom block when local tools, connectivity, educator preparation, and learner safety allow.</w:t>
      </w:r>
    </w:p>
    <w:p w:rsidR="00000000" w:rsidDel="00000000" w:rsidP="00000000" w:rsidRDefault="00000000" w:rsidRPr="00000000" w14:paraId="000003ED">
      <w:pPr>
        <w:pStyle w:val="Heading3"/>
        <w:rPr/>
      </w:pPr>
      <w:bookmarkStart w:colFirst="0" w:colLast="0" w:name="_lxulpeimqfze" w:id="61"/>
      <w:bookmarkEnd w:id="61"/>
      <w:r w:rsidDel="00000000" w:rsidR="00000000" w:rsidRPr="00000000">
        <w:rPr>
          <w:rtl w:val="0"/>
        </w:rPr>
        <w:t xml:space="preserve">Review: what does self-custody responsibility mean?</w:t>
      </w:r>
    </w:p>
    <w:p w:rsidR="00000000" w:rsidDel="00000000" w:rsidP="00000000" w:rsidRDefault="00000000" w:rsidRPr="00000000" w14:paraId="000003EE">
      <w:pPr>
        <w:rPr/>
      </w:pPr>
      <w:r w:rsidDel="00000000" w:rsidR="00000000" w:rsidRPr="00000000">
        <w:rPr>
          <w:rtl w:val="0"/>
        </w:rPr>
        <w:t xml:space="preserve">Self-custody means controlling the keys that authorize spending. It gives direct ownership but removes the account provider who might reset a password, reverse an error, or absorb some losses.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Complete this responsibility map:</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b w:val="1"/>
                <w:bCs w:val="1"/>
              </w:rPr>
            </w:pPr>
            <w:r w:rsidDel="00000000" w:rsidR="00000000" w:rsidRPr="00000000">
              <w:rPr>
                <w:b w:val="1"/>
                <w:bCs w:val="1"/>
                <w:rtl w:val="0"/>
              </w:rPr>
              <w:t xml:space="preserve">What must be protected or 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b w:val="1"/>
                <w:bCs w:val="1"/>
              </w:rPr>
            </w:pPr>
            <w:r w:rsidDel="00000000" w:rsidR="00000000" w:rsidRPr="00000000">
              <w:rPr>
                <w:b w:val="1"/>
                <w:bCs w:val="1"/>
                <w:rtl w:val="0"/>
              </w:rPr>
              <w:t xml:space="preserve">What can happen if it is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Back up a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Seed phrase, order, storage,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Permanent loss or theft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Correct network, address, amount,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Missing or misdirected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Recipient, address or invoice, amount,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Irreversible loss or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Choose 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Who controls keys and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Service failure or user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Choose a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Source, code, reputation, privacy,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Malware, data exposure, or lock-in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Acquire 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Price, fees, counterparty, identity,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Fraud, overpayment, frozen funds, or legal harm</w:t>
            </w:r>
          </w:p>
        </w:tc>
      </w:tr>
    </w:tbl>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Explain these ideas in your own words: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numPr>
          <w:ilvl w:val="0"/>
          <w:numId w:val="30"/>
        </w:numPr>
        <w:ind w:left="720" w:hanging="360"/>
      </w:pPr>
      <w:r w:rsidDel="00000000" w:rsidR="00000000" w:rsidRPr="00000000">
        <w:rPr>
          <w:rtl w:val="0"/>
        </w:rPr>
        <w:t xml:space="preserve">Why does a wallet not literally contain bitcoin?</w:t>
      </w:r>
    </w:p>
    <w:p w:rsidR="00000000" w:rsidDel="00000000" w:rsidP="00000000" w:rsidRDefault="00000000" w:rsidRPr="00000000" w14:paraId="0000040B">
      <w:pPr>
        <w:numPr>
          <w:ilvl w:val="0"/>
          <w:numId w:val="30"/>
        </w:numPr>
        <w:ind w:left="720" w:hanging="360"/>
      </w:pPr>
      <w:r w:rsidDel="00000000" w:rsidR="00000000" w:rsidRPr="00000000">
        <w:rPr>
          <w:rtl w:val="0"/>
        </w:rPr>
        <w:t xml:space="preserve">What is safe to share when receiving, and what must remain secret?</w:t>
      </w:r>
    </w:p>
    <w:p w:rsidR="00000000" w:rsidDel="00000000" w:rsidP="00000000" w:rsidRDefault="00000000" w:rsidRPr="00000000" w14:paraId="0000040C">
      <w:pPr>
        <w:numPr>
          <w:ilvl w:val="0"/>
          <w:numId w:val="30"/>
        </w:numPr>
        <w:ind w:left="720" w:hanging="360"/>
      </w:pPr>
      <w:r w:rsidDel="00000000" w:rsidR="00000000" w:rsidRPr="00000000">
        <w:rPr>
          <w:rtl w:val="0"/>
        </w:rPr>
        <w:t xml:space="preserve">How does custodial use differ from self-custody?</w:t>
      </w:r>
    </w:p>
    <w:p w:rsidR="00000000" w:rsidDel="00000000" w:rsidP="00000000" w:rsidRDefault="00000000" w:rsidRPr="00000000" w14:paraId="0000040D">
      <w:pPr>
        <w:numPr>
          <w:ilvl w:val="0"/>
          <w:numId w:val="30"/>
        </w:numPr>
        <w:ind w:left="720" w:hanging="360"/>
      </w:pPr>
      <w:r w:rsidDel="00000000" w:rsidR="00000000" w:rsidRPr="00000000">
        <w:rPr>
          <w:rtl w:val="0"/>
        </w:rPr>
        <w:t xml:space="preserve">Why should a recovery process be tested before meaningful funds are added?</w:t>
      </w:r>
    </w:p>
    <w:p w:rsidR="00000000" w:rsidDel="00000000" w:rsidP="00000000" w:rsidRDefault="00000000" w:rsidRPr="00000000" w14:paraId="0000040E">
      <w:pPr>
        <w:numPr>
          <w:ilvl w:val="0"/>
          <w:numId w:val="30"/>
        </w:numPr>
        <w:ind w:left="720" w:hanging="360"/>
      </w:pPr>
      <w:r w:rsidDel="00000000" w:rsidR="00000000" w:rsidRPr="00000000">
        <w:rPr>
          <w:rtl w:val="0"/>
        </w:rPr>
        <w:t xml:space="preserve">What checks should happen before a send?</w:t>
      </w:r>
    </w:p>
    <w:p w:rsidR="00000000" w:rsidDel="00000000" w:rsidP="00000000" w:rsidRDefault="00000000" w:rsidRPr="00000000" w14:paraId="0000040F">
      <w:pPr>
        <w:numPr>
          <w:ilvl w:val="0"/>
          <w:numId w:val="30"/>
        </w:numPr>
        <w:ind w:left="720" w:hanging="360"/>
      </w:pPr>
      <w:r w:rsidDel="00000000" w:rsidR="00000000" w:rsidRPr="00000000">
        <w:rPr>
          <w:rtl w:val="0"/>
        </w:rPr>
        <w:t xml:space="preserve">Name three scam signals.</w:t>
      </w:r>
    </w:p>
    <w:p w:rsidR="00000000" w:rsidDel="00000000" w:rsidP="00000000" w:rsidRDefault="00000000" w:rsidRPr="00000000" w14:paraId="00000410">
      <w:pPr>
        <w:numPr>
          <w:ilvl w:val="0"/>
          <w:numId w:val="30"/>
        </w:numPr>
        <w:ind w:left="720" w:hanging="360"/>
      </w:pPr>
      <w:r w:rsidDel="00000000" w:rsidR="00000000" w:rsidRPr="00000000">
        <w:rPr>
          <w:rtl w:val="0"/>
        </w:rPr>
        <w:t xml:space="preserve">When might Lightning be more suitable than an on-chain payment?</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Block 3 answer:</w:t>
      </w:r>
      <w:r w:rsidDel="00000000" w:rsidR="00000000" w:rsidRPr="00000000">
        <w:rPr>
          <w:rtl w:val="0"/>
        </w:rPr>
        <w:t xml:space="preserve"> Self-custody responsibility means protecting the keys and recovery plan, verifying every transaction, choosing tools carefully, understanding the payment path, and keeping mistakes small while learning. Direct control is valuable only when it is supported by safe practice.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rPr/>
      </w:pPr>
      <w:bookmarkStart w:colFirst="0" w:colLast="0" w:name="_42mbce5xktgz" w:id="62"/>
      <w:bookmarkEnd w:id="62"/>
      <w:r w:rsidDel="00000000" w:rsidR="00000000" w:rsidRPr="00000000">
        <w:rPr>
          <w:rtl w:val="0"/>
        </w:rPr>
        <w:t xml:space="preserve">6. Block 4: Custom / Bitcoin As Money</w:t>
      </w:r>
    </w:p>
    <w:p w:rsidR="00000000" w:rsidDel="00000000" w:rsidP="00000000" w:rsidRDefault="00000000" w:rsidRPr="00000000" w14:paraId="00000416">
      <w:pPr>
        <w:rPr/>
      </w:pPr>
      <w:r w:rsidDel="00000000" w:rsidR="00000000" w:rsidRPr="00000000">
        <w:rPr>
          <w:b w:val="1"/>
          <w:bCs w:val="1"/>
          <w:rtl w:val="0"/>
        </w:rPr>
        <w:t xml:space="preserve">Learner promise:</w:t>
      </w:r>
      <w:r w:rsidDel="00000000" w:rsidR="00000000" w:rsidRPr="00000000">
        <w:rPr>
          <w:rtl w:val="0"/>
        </w:rPr>
        <w:t xml:space="preserve"> You will see how Bitcoin can function as money in your local context.</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Bitcoin is one global protocol, but people use it under different local conditions. Internet access, phones, laws, taxes, currencies, banks, merchants, fees, language, safety, and technical support all affect what is useful.</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Your educator selects the modules in this block. The goal is not to demonstrate every tool. It is to connect the Core concepts to real choices in your community. The educator may invite a local expert when specialized knowledge is needed.</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Record the focus of your Custom block:</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b w:val="1"/>
                <w:bCs w:val="1"/>
              </w:rPr>
            </w:pPr>
            <w:r w:rsidDel="00000000" w:rsidR="00000000" w:rsidRPr="00000000">
              <w:rPr>
                <w:b w:val="1"/>
                <w:bCs w:val="1"/>
                <w:rtl w:val="0"/>
              </w:rPr>
              <w:t xml:space="preserve">Local learning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b w:val="1"/>
                <w:bCs w:val="1"/>
              </w:rPr>
            </w:pPr>
            <w:r w:rsidDel="00000000" w:rsidR="00000000" w:rsidRPr="00000000">
              <w:rPr>
                <w:b w:val="1"/>
                <w:bCs w:val="1"/>
                <w:rtl w:val="0"/>
              </w:rPr>
              <w:t xml:space="preserve">Your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Module or workshop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Local problem or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Tool, resource, or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Main benefit to examine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Main risk to examine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Evidence or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Safe next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r>
          </w:p>
        </w:tc>
      </w:tr>
    </w:tbl>
    <w:p w:rsidR="00000000" w:rsidDel="00000000" w:rsidP="00000000" w:rsidRDefault="00000000" w:rsidRPr="00000000" w14:paraId="0000042E">
      <w:pPr>
        <w:pStyle w:val="Heading3"/>
        <w:rPr/>
      </w:pPr>
      <w:bookmarkStart w:colFirst="0" w:colLast="0" w:name="_3iw7hbchr3jv" w:id="63"/>
      <w:bookmarkEnd w:id="63"/>
      <w:r w:rsidDel="00000000" w:rsidR="00000000" w:rsidRPr="00000000">
        <w:rPr>
          <w:rtl w:val="0"/>
        </w:rPr>
        <w:t xml:space="preserve">Educator-selected local modules</w:t>
      </w:r>
    </w:p>
    <w:p w:rsidR="00000000" w:rsidDel="00000000" w:rsidP="00000000" w:rsidRDefault="00000000" w:rsidRPr="00000000" w14:paraId="0000042F">
      <w:pPr>
        <w:rPr/>
      </w:pPr>
      <w:r w:rsidDel="00000000" w:rsidR="00000000" w:rsidRPr="00000000">
        <w:rPr>
          <w:rtl w:val="0"/>
        </w:rPr>
        <w:t xml:space="preserve">A Custom module should help you apply at least one Core idea. It may focus on earning, saving, receiving, spending, exchange pathways, merchant use, community resources, or another local use of Bitcoin as money.</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 strong local module has five parts: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numPr>
          <w:ilvl w:val="0"/>
          <w:numId w:val="23"/>
        </w:numPr>
        <w:ind w:left="720" w:hanging="360"/>
      </w:pPr>
      <w:r w:rsidDel="00000000" w:rsidR="00000000" w:rsidRPr="00000000">
        <w:rPr>
          <w:b w:val="1"/>
          <w:bCs w:val="1"/>
          <w:rtl w:val="0"/>
        </w:rPr>
        <w:t xml:space="preserve">Purpose:</w:t>
      </w:r>
      <w:r w:rsidDel="00000000" w:rsidR="00000000" w:rsidRPr="00000000">
        <w:rPr>
          <w:rtl w:val="0"/>
        </w:rPr>
        <w:t xml:space="preserve"> What local problem or opportunity are we examining?</w:t>
      </w:r>
    </w:p>
    <w:p w:rsidR="00000000" w:rsidDel="00000000" w:rsidP="00000000" w:rsidRDefault="00000000" w:rsidRPr="00000000" w14:paraId="00000434">
      <w:pPr>
        <w:numPr>
          <w:ilvl w:val="0"/>
          <w:numId w:val="23"/>
        </w:numPr>
        <w:ind w:left="720" w:hanging="360"/>
      </w:pPr>
      <w:r w:rsidDel="00000000" w:rsidR="00000000" w:rsidRPr="00000000">
        <w:rPr>
          <w:b w:val="1"/>
          <w:bCs w:val="1"/>
          <w:rtl w:val="0"/>
        </w:rPr>
        <w:t xml:space="preserve">Context:</w:t>
      </w:r>
      <w:r w:rsidDel="00000000" w:rsidR="00000000" w:rsidRPr="00000000">
        <w:rPr>
          <w:rtl w:val="0"/>
        </w:rPr>
        <w:t xml:space="preserve"> What economic, legal, cultural, and technical conditions matter?</w:t>
      </w:r>
    </w:p>
    <w:p w:rsidR="00000000" w:rsidDel="00000000" w:rsidP="00000000" w:rsidRDefault="00000000" w:rsidRPr="00000000" w14:paraId="00000435">
      <w:pPr>
        <w:numPr>
          <w:ilvl w:val="0"/>
          <w:numId w:val="23"/>
        </w:numPr>
        <w:ind w:left="720" w:hanging="360"/>
      </w:pPr>
      <w:r w:rsidDel="00000000" w:rsidR="00000000" w:rsidRPr="00000000">
        <w:rPr>
          <w:b w:val="1"/>
          <w:bCs w:val="1"/>
          <w:rtl w:val="0"/>
        </w:rPr>
        <w:t xml:space="preserve">Practice:</w:t>
      </w:r>
      <w:r w:rsidDel="00000000" w:rsidR="00000000" w:rsidRPr="00000000">
        <w:rPr>
          <w:rtl w:val="0"/>
        </w:rPr>
        <w:t xml:space="preserve"> What can learners safely observe, compare, or do?</w:t>
      </w:r>
    </w:p>
    <w:p w:rsidR="00000000" w:rsidDel="00000000" w:rsidP="00000000" w:rsidRDefault="00000000" w:rsidRPr="00000000" w14:paraId="00000436">
      <w:pPr>
        <w:numPr>
          <w:ilvl w:val="0"/>
          <w:numId w:val="23"/>
        </w:numPr>
        <w:ind w:left="720" w:hanging="360"/>
      </w:pPr>
      <w:r w:rsidDel="00000000" w:rsidR="00000000" w:rsidRPr="00000000">
        <w:rPr>
          <w:b w:val="1"/>
          <w:bCs w:val="1"/>
          <w:rtl w:val="0"/>
        </w:rPr>
        <w:t xml:space="preserve">Safety:</w:t>
      </w:r>
      <w:r w:rsidDel="00000000" w:rsidR="00000000" w:rsidRPr="00000000">
        <w:rPr>
          <w:rtl w:val="0"/>
        </w:rPr>
        <w:t xml:space="preserve"> What could fail, and how will risk be limited?</w:t>
      </w:r>
    </w:p>
    <w:p w:rsidR="00000000" w:rsidDel="00000000" w:rsidP="00000000" w:rsidRDefault="00000000" w:rsidRPr="00000000" w14:paraId="00000437">
      <w:pPr>
        <w:numPr>
          <w:ilvl w:val="0"/>
          <w:numId w:val="23"/>
        </w:numPr>
        <w:ind w:left="720" w:hanging="360"/>
      </w:pPr>
      <w:r w:rsidDel="00000000" w:rsidR="00000000" w:rsidRPr="00000000">
        <w:rPr>
          <w:b w:val="1"/>
          <w:bCs w:val="1"/>
          <w:rtl w:val="0"/>
        </w:rPr>
        <w:t xml:space="preserve">Evidence:</w:t>
      </w:r>
      <w:r w:rsidDel="00000000" w:rsidR="00000000" w:rsidRPr="00000000">
        <w:rPr>
          <w:rtl w:val="0"/>
        </w:rPr>
        <w:t xml:space="preserve"> What should a learner be able to explain or demonstrate afterward?</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Possible module questions include: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numPr>
          <w:ilvl w:val="0"/>
          <w:numId w:val="16"/>
        </w:numPr>
        <w:ind w:left="720" w:hanging="360"/>
      </w:pPr>
      <w:r w:rsidDel="00000000" w:rsidR="00000000" w:rsidRPr="00000000">
        <w:rPr>
          <w:rtl w:val="0"/>
        </w:rPr>
        <w:t xml:space="preserve">Can a local worker receive bitcoin for a service?</w:t>
      </w:r>
    </w:p>
    <w:p w:rsidR="00000000" w:rsidDel="00000000" w:rsidP="00000000" w:rsidRDefault="00000000" w:rsidRPr="00000000" w14:paraId="0000043C">
      <w:pPr>
        <w:numPr>
          <w:ilvl w:val="0"/>
          <w:numId w:val="16"/>
        </w:numPr>
        <w:ind w:left="720" w:hanging="360"/>
      </w:pPr>
      <w:r w:rsidDel="00000000" w:rsidR="00000000" w:rsidRPr="00000000">
        <w:rPr>
          <w:rtl w:val="0"/>
        </w:rPr>
        <w:t xml:space="preserve">Can a family send value between two places more easily?</w:t>
      </w:r>
    </w:p>
    <w:p w:rsidR="00000000" w:rsidDel="00000000" w:rsidP="00000000" w:rsidRDefault="00000000" w:rsidRPr="00000000" w14:paraId="0000043D">
      <w:pPr>
        <w:numPr>
          <w:ilvl w:val="0"/>
          <w:numId w:val="16"/>
        </w:numPr>
        <w:ind w:left="720" w:hanging="360"/>
      </w:pPr>
      <w:r w:rsidDel="00000000" w:rsidR="00000000" w:rsidRPr="00000000">
        <w:rPr>
          <w:rtl w:val="0"/>
        </w:rPr>
        <w:t xml:space="preserve">Can a merchant accept payment without holding a large bitcoin balance?</w:t>
      </w:r>
    </w:p>
    <w:p w:rsidR="00000000" w:rsidDel="00000000" w:rsidP="00000000" w:rsidRDefault="00000000" w:rsidRPr="00000000" w14:paraId="0000043E">
      <w:pPr>
        <w:numPr>
          <w:ilvl w:val="0"/>
          <w:numId w:val="16"/>
        </w:numPr>
        <w:ind w:left="720" w:hanging="360"/>
      </w:pPr>
      <w:r w:rsidDel="00000000" w:rsidR="00000000" w:rsidRPr="00000000">
        <w:rPr>
          <w:rtl w:val="0"/>
        </w:rPr>
        <w:t xml:space="preserve">Can a person compare a local exchange path with a bank transfer or cash exchange?</w:t>
      </w:r>
    </w:p>
    <w:p w:rsidR="00000000" w:rsidDel="00000000" w:rsidP="00000000" w:rsidRDefault="00000000" w:rsidRPr="00000000" w14:paraId="0000043F">
      <w:pPr>
        <w:numPr>
          <w:ilvl w:val="0"/>
          <w:numId w:val="16"/>
        </w:numPr>
        <w:ind w:left="720" w:hanging="360"/>
      </w:pPr>
      <w:r w:rsidDel="00000000" w:rsidR="00000000" w:rsidRPr="00000000">
        <w:rPr>
          <w:rtl w:val="0"/>
        </w:rPr>
        <w:t xml:space="preserve">Can learners identify reliable Bitcoin support in the community?</w:t>
      </w:r>
    </w:p>
    <w:p w:rsidR="00000000" w:rsidDel="00000000" w:rsidP="00000000" w:rsidRDefault="00000000" w:rsidRPr="00000000" w14:paraId="00000440">
      <w:pPr>
        <w:numPr>
          <w:ilvl w:val="0"/>
          <w:numId w:val="16"/>
        </w:numPr>
        <w:ind w:left="720" w:hanging="360"/>
      </w:pPr>
      <w:r w:rsidDel="00000000" w:rsidR="00000000" w:rsidRPr="00000000">
        <w:rPr>
          <w:rtl w:val="0"/>
        </w:rPr>
        <w:t xml:space="preserve">Can local businesses trade with one another using the same money?</w:t>
      </w:r>
    </w:p>
    <w:p w:rsidR="00000000" w:rsidDel="00000000" w:rsidP="00000000" w:rsidRDefault="00000000" w:rsidRPr="00000000" w14:paraId="00000441">
      <w:pPr>
        <w:numPr>
          <w:ilvl w:val="0"/>
          <w:numId w:val="16"/>
        </w:numPr>
        <w:ind w:left="720" w:hanging="360"/>
      </w:pPr>
      <w:r w:rsidDel="00000000" w:rsidR="00000000" w:rsidRPr="00000000">
        <w:rPr>
          <w:rtl w:val="0"/>
        </w:rPr>
        <w:t xml:space="preserve">Can saving in sats address a local problem, and what new risk does it create?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A local example is not proof that the same method works everywhere. State what is specific to your community.</w:t>
      </w:r>
    </w:p>
    <w:p w:rsidR="00000000" w:rsidDel="00000000" w:rsidP="00000000" w:rsidRDefault="00000000" w:rsidRPr="00000000" w14:paraId="00000444">
      <w:pPr>
        <w:pStyle w:val="Heading3"/>
        <w:rPr/>
      </w:pPr>
      <w:bookmarkStart w:colFirst="0" w:colLast="0" w:name="_lpwxyvqh3qat" w:id="64"/>
      <w:bookmarkEnd w:id="64"/>
      <w:r w:rsidDel="00000000" w:rsidR="00000000" w:rsidRPr="00000000">
        <w:rPr>
          <w:rtl w:val="0"/>
        </w:rPr>
        <w:t xml:space="preserve">Practical workshops and demonstrations</w:t>
      </w:r>
    </w:p>
    <w:p w:rsidR="00000000" w:rsidDel="00000000" w:rsidP="00000000" w:rsidRDefault="00000000" w:rsidRPr="00000000" w14:paraId="00000445">
      <w:pPr>
        <w:rPr/>
      </w:pPr>
      <w:r w:rsidDel="00000000" w:rsidR="00000000" w:rsidRPr="00000000">
        <w:rPr>
          <w:rtl w:val="0"/>
        </w:rPr>
        <w:t xml:space="preserve">Practice should move through three stages.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rtl w:val="0"/>
        </w:rPr>
        <w:t xml:space="preserve">Presentation:</w:t>
      </w:r>
      <w:r w:rsidDel="00000000" w:rsidR="00000000" w:rsidRPr="00000000">
        <w:rPr>
          <w:rtl w:val="0"/>
        </w:rPr>
        <w:t xml:space="preserve"> The educator shows the complete process and explains its purpose, terms, and risks. Learners observe before handling a device or payment.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Practice:</w:t>
      </w:r>
      <w:r w:rsidDel="00000000" w:rsidR="00000000" w:rsidRPr="00000000">
        <w:rPr>
          <w:rtl w:val="0"/>
        </w:rPr>
        <w:t xml:space="preserve"> Learners follow a guided process with printed screens, test tools, testnet where suitable, or a very small amount. Mistakes should be safe and visible.</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rtl w:val="0"/>
        </w:rPr>
        <w:t xml:space="preserve">Production:</w:t>
      </w:r>
      <w:r w:rsidDel="00000000" w:rsidR="00000000" w:rsidRPr="00000000">
        <w:rPr>
          <w:rtl w:val="0"/>
        </w:rPr>
        <w:t xml:space="preserve"> Learners complete a defined task or explain a decision without step-by-step prompting. This shows whether the learning can transfer to a new situation.</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A practical workshop may include: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numPr>
          <w:ilvl w:val="0"/>
          <w:numId w:val="16"/>
        </w:numPr>
        <w:ind w:left="720" w:hanging="360"/>
      </w:pPr>
      <w:r w:rsidDel="00000000" w:rsidR="00000000" w:rsidRPr="00000000">
        <w:rPr>
          <w:rtl w:val="0"/>
        </w:rPr>
        <w:t xml:space="preserve">identifying whether a wallet is custodial or self-custodial;</w:t>
      </w:r>
    </w:p>
    <w:p w:rsidR="00000000" w:rsidDel="00000000" w:rsidP="00000000" w:rsidRDefault="00000000" w:rsidRPr="00000000" w14:paraId="00000450">
      <w:pPr>
        <w:numPr>
          <w:ilvl w:val="0"/>
          <w:numId w:val="16"/>
        </w:numPr>
        <w:ind w:left="720" w:hanging="360"/>
      </w:pPr>
      <w:r w:rsidDel="00000000" w:rsidR="00000000" w:rsidRPr="00000000">
        <w:rPr>
          <w:rtl w:val="0"/>
        </w:rPr>
        <w:t xml:space="preserve">locating the receive screen without creating or exposing a real seed phrase;</w:t>
      </w:r>
    </w:p>
    <w:p w:rsidR="00000000" w:rsidDel="00000000" w:rsidP="00000000" w:rsidRDefault="00000000" w:rsidRPr="00000000" w14:paraId="00000451">
      <w:pPr>
        <w:numPr>
          <w:ilvl w:val="0"/>
          <w:numId w:val="16"/>
        </w:numPr>
        <w:ind w:left="720" w:hanging="360"/>
      </w:pPr>
      <w:r w:rsidDel="00000000" w:rsidR="00000000" w:rsidRPr="00000000">
        <w:rPr>
          <w:rtl w:val="0"/>
        </w:rPr>
        <w:t xml:space="preserve">comparing an on-chain address with a Lightning invoice;</w:t>
      </w:r>
    </w:p>
    <w:p w:rsidR="00000000" w:rsidDel="00000000" w:rsidP="00000000" w:rsidRDefault="00000000" w:rsidRPr="00000000" w14:paraId="00000452">
      <w:pPr>
        <w:numPr>
          <w:ilvl w:val="0"/>
          <w:numId w:val="16"/>
        </w:numPr>
        <w:ind w:left="720" w:hanging="360"/>
      </w:pPr>
      <w:r w:rsidDel="00000000" w:rsidR="00000000" w:rsidRPr="00000000">
        <w:rPr>
          <w:rtl w:val="0"/>
        </w:rPr>
        <w:t xml:space="preserve">checking a transaction in a wallet or block explorer;</w:t>
      </w:r>
    </w:p>
    <w:p w:rsidR="00000000" w:rsidDel="00000000" w:rsidP="00000000" w:rsidRDefault="00000000" w:rsidRPr="00000000" w14:paraId="00000453">
      <w:pPr>
        <w:numPr>
          <w:ilvl w:val="0"/>
          <w:numId w:val="16"/>
        </w:numPr>
        <w:ind w:left="720" w:hanging="360"/>
      </w:pPr>
      <w:r w:rsidDel="00000000" w:rsidR="00000000" w:rsidRPr="00000000">
        <w:rPr>
          <w:rtl w:val="0"/>
        </w:rPr>
        <w:t xml:space="preserve">comparing fees and final received amounts across two local pathways;</w:t>
      </w:r>
    </w:p>
    <w:p w:rsidR="00000000" w:rsidDel="00000000" w:rsidP="00000000" w:rsidRDefault="00000000" w:rsidRPr="00000000" w14:paraId="00000454">
      <w:pPr>
        <w:numPr>
          <w:ilvl w:val="0"/>
          <w:numId w:val="16"/>
        </w:numPr>
        <w:ind w:left="720" w:hanging="360"/>
      </w:pPr>
      <w:r w:rsidDel="00000000" w:rsidR="00000000" w:rsidRPr="00000000">
        <w:rPr>
          <w:rtl w:val="0"/>
        </w:rPr>
        <w:t xml:space="preserve">identifying scam signals in a message;</w:t>
      </w:r>
    </w:p>
    <w:p w:rsidR="00000000" w:rsidDel="00000000" w:rsidP="00000000" w:rsidRDefault="00000000" w:rsidRPr="00000000" w14:paraId="00000455">
      <w:pPr>
        <w:numPr>
          <w:ilvl w:val="0"/>
          <w:numId w:val="16"/>
        </w:numPr>
        <w:ind w:left="720" w:hanging="360"/>
      </w:pPr>
      <w:r w:rsidDel="00000000" w:rsidR="00000000" w:rsidRPr="00000000">
        <w:rPr>
          <w:rtl w:val="0"/>
        </w:rPr>
        <w:t xml:space="preserve">planning a merchant payment flow;</w:t>
      </w:r>
    </w:p>
    <w:p w:rsidR="00000000" w:rsidDel="00000000" w:rsidP="00000000" w:rsidRDefault="00000000" w:rsidRPr="00000000" w14:paraId="00000456">
      <w:pPr>
        <w:numPr>
          <w:ilvl w:val="0"/>
          <w:numId w:val="16"/>
        </w:numPr>
        <w:ind w:left="720" w:hanging="360"/>
      </w:pPr>
      <w:r w:rsidDel="00000000" w:rsidR="00000000" w:rsidRPr="00000000">
        <w:rPr>
          <w:rtl w:val="0"/>
        </w:rPr>
        <w:t xml:space="preserve">mapping local resources or payment relationships.</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Before any live demonstration, confirm:</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numPr>
          <w:ilvl w:val="0"/>
          <w:numId w:val="16"/>
        </w:numPr>
        <w:ind w:left="720" w:hanging="360"/>
      </w:pPr>
      <w:r w:rsidDel="00000000" w:rsidR="00000000" w:rsidRPr="00000000">
        <w:rPr>
          <w:rtl w:val="0"/>
        </w:rPr>
        <w:t xml:space="preserve">the tool and instructions were checked recently;</w:t>
      </w:r>
    </w:p>
    <w:p w:rsidR="00000000" w:rsidDel="00000000" w:rsidP="00000000" w:rsidRDefault="00000000" w:rsidRPr="00000000" w14:paraId="0000045B">
      <w:pPr>
        <w:numPr>
          <w:ilvl w:val="0"/>
          <w:numId w:val="16"/>
        </w:numPr>
        <w:ind w:left="720" w:hanging="360"/>
      </w:pPr>
      <w:r w:rsidDel="00000000" w:rsidR="00000000" w:rsidRPr="00000000">
        <w:rPr>
          <w:rtl w:val="0"/>
        </w:rPr>
        <w:t xml:space="preserve">the educator understands the recovery and failure process;</w:t>
      </w:r>
    </w:p>
    <w:p w:rsidR="00000000" w:rsidDel="00000000" w:rsidP="00000000" w:rsidRDefault="00000000" w:rsidRPr="00000000" w14:paraId="0000045C">
      <w:pPr>
        <w:numPr>
          <w:ilvl w:val="0"/>
          <w:numId w:val="16"/>
        </w:numPr>
        <w:ind w:left="720" w:hanging="360"/>
      </w:pPr>
      <w:r w:rsidDel="00000000" w:rsidR="00000000" w:rsidRPr="00000000">
        <w:rPr>
          <w:rtl w:val="0"/>
        </w:rPr>
        <w:t xml:space="preserve">learners know whether real funds are involved;</w:t>
      </w:r>
    </w:p>
    <w:p w:rsidR="00000000" w:rsidDel="00000000" w:rsidP="00000000" w:rsidRDefault="00000000" w:rsidRPr="00000000" w14:paraId="0000045D">
      <w:pPr>
        <w:numPr>
          <w:ilvl w:val="0"/>
          <w:numId w:val="16"/>
        </w:numPr>
        <w:ind w:left="720" w:hanging="360"/>
      </w:pPr>
      <w:r w:rsidDel="00000000" w:rsidR="00000000" w:rsidRPr="00000000">
        <w:rPr>
          <w:rtl w:val="0"/>
        </w:rPr>
        <w:t xml:space="preserve">no learner is pressured to install software or disclose financial data;</w:t>
      </w:r>
    </w:p>
    <w:p w:rsidR="00000000" w:rsidDel="00000000" w:rsidP="00000000" w:rsidRDefault="00000000" w:rsidRPr="00000000" w14:paraId="0000045E">
      <w:pPr>
        <w:numPr>
          <w:ilvl w:val="0"/>
          <w:numId w:val="16"/>
        </w:numPr>
        <w:ind w:left="720" w:hanging="360"/>
      </w:pPr>
      <w:r w:rsidDel="00000000" w:rsidR="00000000" w:rsidRPr="00000000">
        <w:rPr>
          <w:rtl w:val="0"/>
        </w:rPr>
        <w:t xml:space="preserve">the amount is small enough for a complete loss to remain a lesson, not a crisis;</w:t>
      </w:r>
    </w:p>
    <w:p w:rsidR="00000000" w:rsidDel="00000000" w:rsidP="00000000" w:rsidRDefault="00000000" w:rsidRPr="00000000" w14:paraId="0000045F">
      <w:pPr>
        <w:numPr>
          <w:ilvl w:val="0"/>
          <w:numId w:val="16"/>
        </w:numPr>
        <w:ind w:left="720" w:hanging="360"/>
      </w:pPr>
      <w:r w:rsidDel="00000000" w:rsidR="00000000" w:rsidRPr="00000000">
        <w:rPr>
          <w:rtl w:val="0"/>
        </w:rPr>
        <w:t xml:space="preserve">an offline or no-funds alternative is available;</w:t>
      </w:r>
    </w:p>
    <w:p w:rsidR="00000000" w:rsidDel="00000000" w:rsidP="00000000" w:rsidRDefault="00000000" w:rsidRPr="00000000" w14:paraId="00000460">
      <w:pPr>
        <w:numPr>
          <w:ilvl w:val="0"/>
          <w:numId w:val="16"/>
        </w:numPr>
        <w:ind w:left="720" w:hanging="360"/>
      </w:pPr>
      <w:r w:rsidDel="00000000" w:rsidR="00000000" w:rsidRPr="00000000">
        <w:rPr>
          <w:rtl w:val="0"/>
        </w:rPr>
        <w:t xml:space="preserve">the class knows how to stop if the result differs from the plan.</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The result of a workshop should be an explanation or skill, not only a completed transaction.</w:t>
      </w:r>
    </w:p>
    <w:p w:rsidR="00000000" w:rsidDel="00000000" w:rsidP="00000000" w:rsidRDefault="00000000" w:rsidRPr="00000000" w14:paraId="00000463">
      <w:pPr>
        <w:pStyle w:val="Heading3"/>
        <w:rPr/>
      </w:pPr>
      <w:bookmarkStart w:colFirst="0" w:colLast="0" w:name="_8kcucz64q39g" w:id="65"/>
      <w:bookmarkEnd w:id="65"/>
      <w:r w:rsidDel="00000000" w:rsidR="00000000" w:rsidRPr="00000000">
        <w:rPr>
          <w:rtl w:val="0"/>
        </w:rPr>
        <w:t xml:space="preserve">Local Bitcoin tools and resources</w:t>
      </w:r>
    </w:p>
    <w:p w:rsidR="00000000" w:rsidDel="00000000" w:rsidP="00000000" w:rsidRDefault="00000000" w:rsidRPr="00000000" w14:paraId="00000464">
      <w:pPr>
        <w:rPr/>
      </w:pPr>
      <w:r w:rsidDel="00000000" w:rsidR="00000000" w:rsidRPr="00000000">
        <w:rPr>
          <w:rtl w:val="0"/>
        </w:rPr>
        <w:t xml:space="preserve">Local bitcoiners may use wallets, exchanges, peer-to-peer markets, merchant tools, maps, meetups, hardware devices, and education resources. Availability and quality can change quickly.</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Use this comparison before adopting a tool:</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b w:val="1"/>
                <w:bCs w:val="1"/>
              </w:rPr>
            </w:pPr>
            <w:r w:rsidDel="00000000" w:rsidR="00000000" w:rsidRPr="00000000">
              <w:rPr>
                <w:b w:val="1"/>
                <w:bCs w:val="1"/>
                <w:rtl w:val="0"/>
              </w:rPr>
              <w:t xml:space="preserve">What to verify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What problem does the tool solve? Is it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Who controls keys and funds?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Who publishes it? Is the domain or application listing genuine?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Is it open source? Is it actively reviewed and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What happens if the device, service, or company disappears?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What identity, transaction, contact, or device data are collected?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What fees, exchange spreads, subscriptions, or hardware costs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Does it support the required wallet, network, address, or invoice?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Is safe local help available without sharing secrets?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Are there local restrictions, reporting duties, or tax effects?</w:t>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Named tools used in class are local examples, not endorsements by My First Bitcoin. Record the date when a tool was checked. A tool that was suitable last year may have different ownership, fees, features, or risks today.</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rtl w:val="0"/>
        </w:rPr>
        <w:t xml:space="preserve">Local tool record</w:t>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b w:val="1"/>
                <w:bCs w:val="1"/>
              </w:rPr>
            </w:pPr>
            <w:r w:rsidDel="00000000" w:rsidR="00000000" w:rsidRPr="00000000">
              <w:rPr>
                <w:b w:val="1"/>
                <w:bCs w:val="1"/>
                <w:rtl w:val="0"/>
              </w:rPr>
              <w:t xml:space="preserve">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Tool and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Date 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Custody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Main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Main 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Main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Recovery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r>
          </w:p>
        </w:tc>
      </w:tr>
    </w:tbl>
    <w:p w:rsidR="00000000" w:rsidDel="00000000" w:rsidP="00000000" w:rsidRDefault="00000000" w:rsidRPr="00000000" w14:paraId="00000495">
      <w:pPr>
        <w:pStyle w:val="Heading3"/>
        <w:rPr/>
      </w:pPr>
      <w:bookmarkStart w:colFirst="0" w:colLast="0" w:name="_6u3r3u7a30vy" w:id="66"/>
      <w:bookmarkEnd w:id="66"/>
      <w:r w:rsidDel="00000000" w:rsidR="00000000" w:rsidRPr="00000000">
        <w:rPr>
          <w:rtl w:val="0"/>
        </w:rPr>
        <w:t xml:space="preserve">Lightning payments where locally appropriate</w:t>
      </w:r>
    </w:p>
    <w:p w:rsidR="00000000" w:rsidDel="00000000" w:rsidP="00000000" w:rsidRDefault="00000000" w:rsidRPr="00000000" w14:paraId="00000496">
      <w:pPr>
        <w:rPr/>
      </w:pPr>
      <w:r w:rsidDel="00000000" w:rsidR="00000000" w:rsidRPr="00000000">
        <w:rPr>
          <w:rtl w:val="0"/>
        </w:rPr>
        <w:t xml:space="preserve">Lightning can make fast, small Bitcoin payments practical. It may be suitable for a merchant counter, repeated local payments, online services, or transfers where an on-chain fee would be too large in relation to the payment.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A local Lightning demonstration should identify:</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numPr>
          <w:ilvl w:val="0"/>
          <w:numId w:val="16"/>
        </w:numPr>
        <w:ind w:left="720" w:hanging="360"/>
      </w:pPr>
      <w:r w:rsidDel="00000000" w:rsidR="00000000" w:rsidRPr="00000000">
        <w:rPr>
          <w:rtl w:val="0"/>
        </w:rPr>
        <w:t xml:space="preserve">whether the wallet is custodial or self-custodial;</w:t>
      </w:r>
    </w:p>
    <w:p w:rsidR="00000000" w:rsidDel="00000000" w:rsidP="00000000" w:rsidRDefault="00000000" w:rsidRPr="00000000" w14:paraId="0000049B">
      <w:pPr>
        <w:numPr>
          <w:ilvl w:val="0"/>
          <w:numId w:val="16"/>
        </w:numPr>
        <w:ind w:left="720" w:hanging="360"/>
      </w:pPr>
      <w:r w:rsidDel="00000000" w:rsidR="00000000" w:rsidRPr="00000000">
        <w:rPr>
          <w:rtl w:val="0"/>
        </w:rPr>
        <w:t xml:space="preserve">how the wallet is funded;</w:t>
      </w:r>
    </w:p>
    <w:p w:rsidR="00000000" w:rsidDel="00000000" w:rsidP="00000000" w:rsidRDefault="00000000" w:rsidRPr="00000000" w14:paraId="0000049C">
      <w:pPr>
        <w:numPr>
          <w:ilvl w:val="0"/>
          <w:numId w:val="16"/>
        </w:numPr>
        <w:ind w:left="720" w:hanging="360"/>
      </w:pPr>
      <w:r w:rsidDel="00000000" w:rsidR="00000000" w:rsidRPr="00000000">
        <w:rPr>
          <w:rtl w:val="0"/>
        </w:rPr>
        <w:t xml:space="preserve">whether funding requires an on-chain transaction or a service;</w:t>
      </w:r>
    </w:p>
    <w:p w:rsidR="00000000" w:rsidDel="00000000" w:rsidP="00000000" w:rsidRDefault="00000000" w:rsidRPr="00000000" w14:paraId="0000049D">
      <w:pPr>
        <w:numPr>
          <w:ilvl w:val="0"/>
          <w:numId w:val="16"/>
        </w:numPr>
        <w:ind w:left="720" w:hanging="360"/>
      </w:pPr>
      <w:r w:rsidDel="00000000" w:rsidR="00000000" w:rsidRPr="00000000">
        <w:rPr>
          <w:rtl w:val="0"/>
        </w:rPr>
        <w:t xml:space="preserve">what backup or recovery protects the balance;</w:t>
      </w:r>
    </w:p>
    <w:p w:rsidR="00000000" w:rsidDel="00000000" w:rsidP="00000000" w:rsidRDefault="00000000" w:rsidRPr="00000000" w14:paraId="0000049E">
      <w:pPr>
        <w:numPr>
          <w:ilvl w:val="0"/>
          <w:numId w:val="16"/>
        </w:numPr>
        <w:ind w:left="720" w:hanging="360"/>
      </w:pPr>
      <w:r w:rsidDel="00000000" w:rsidR="00000000" w:rsidRPr="00000000">
        <w:rPr>
          <w:rtl w:val="0"/>
        </w:rPr>
        <w:t xml:space="preserve">what type of payment request is being used;</w:t>
      </w:r>
    </w:p>
    <w:p w:rsidR="00000000" w:rsidDel="00000000" w:rsidP="00000000" w:rsidRDefault="00000000" w:rsidRPr="00000000" w14:paraId="0000049F">
      <w:pPr>
        <w:numPr>
          <w:ilvl w:val="0"/>
          <w:numId w:val="16"/>
        </w:numPr>
        <w:ind w:left="720" w:hanging="360"/>
      </w:pPr>
      <w:r w:rsidDel="00000000" w:rsidR="00000000" w:rsidRPr="00000000">
        <w:rPr>
          <w:rtl w:val="0"/>
        </w:rPr>
        <w:t xml:space="preserve">what fees or limits apply;</w:t>
      </w:r>
    </w:p>
    <w:p w:rsidR="00000000" w:rsidDel="00000000" w:rsidP="00000000" w:rsidRDefault="00000000" w:rsidRPr="00000000" w14:paraId="000004A0">
      <w:pPr>
        <w:numPr>
          <w:ilvl w:val="0"/>
          <w:numId w:val="16"/>
        </w:numPr>
        <w:ind w:left="720" w:hanging="360"/>
      </w:pPr>
      <w:r w:rsidDel="00000000" w:rsidR="00000000" w:rsidRPr="00000000">
        <w:rPr>
          <w:rtl w:val="0"/>
        </w:rPr>
        <w:t xml:space="preserve">what happens when a payment fails;</w:t>
      </w:r>
    </w:p>
    <w:p w:rsidR="00000000" w:rsidDel="00000000" w:rsidP="00000000" w:rsidRDefault="00000000" w:rsidRPr="00000000" w14:paraId="000004A1">
      <w:pPr>
        <w:numPr>
          <w:ilvl w:val="0"/>
          <w:numId w:val="16"/>
        </w:numPr>
        <w:ind w:left="720" w:hanging="360"/>
      </w:pPr>
      <w:r w:rsidDel="00000000" w:rsidR="00000000" w:rsidRPr="00000000">
        <w:rPr>
          <w:rtl w:val="0"/>
        </w:rPr>
        <w:t xml:space="preserve">how the recipient confirms payment.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 </w:t>
      </w:r>
      <w:r w:rsidDel="00000000" w:rsidR="00000000" w:rsidRPr="00000000">
        <w:rPr>
          <w:b w:val="1"/>
          <w:bCs w:val="1"/>
          <w:rtl w:val="0"/>
        </w:rPr>
        <w:t xml:space="preserve">Lightning invoice</w:t>
      </w:r>
      <w:r w:rsidDel="00000000" w:rsidR="00000000" w:rsidRPr="00000000">
        <w:rPr>
          <w:rtl w:val="0"/>
        </w:rPr>
        <w:t xml:space="preserve"> is a payment request created for a specific payment. It can include an amount, destination information, and an expiry time. Read the wallet's confirmation screen before paying.</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A </w:t>
      </w:r>
      <w:r w:rsidDel="00000000" w:rsidR="00000000" w:rsidRPr="00000000">
        <w:rPr>
          <w:b w:val="1"/>
          <w:bCs w:val="1"/>
          <w:rtl w:val="0"/>
        </w:rPr>
        <w:t xml:space="preserve">Lightning address</w:t>
      </w:r>
      <w:r w:rsidDel="00000000" w:rsidR="00000000" w:rsidRPr="00000000">
        <w:rPr>
          <w:rtl w:val="0"/>
        </w:rPr>
        <w:t xml:space="preserve"> is a human-readable identifier supported by some services. It may look like an email address, but it is a payment-routing convenience, not an email account. It depends on the provider or domain that supports it.</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For a guided payment: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numPr>
          <w:ilvl w:val="0"/>
          <w:numId w:val="19"/>
        </w:numPr>
        <w:ind w:left="720" w:hanging="360"/>
      </w:pPr>
      <w:r w:rsidDel="00000000" w:rsidR="00000000" w:rsidRPr="00000000">
        <w:rPr>
          <w:rtl w:val="0"/>
        </w:rPr>
        <w:t xml:space="preserve">The receiver creates the correct request.</w:t>
      </w:r>
    </w:p>
    <w:p w:rsidR="00000000" w:rsidDel="00000000" w:rsidP="00000000" w:rsidRDefault="00000000" w:rsidRPr="00000000" w14:paraId="000004AA">
      <w:pPr>
        <w:numPr>
          <w:ilvl w:val="0"/>
          <w:numId w:val="19"/>
        </w:numPr>
        <w:ind w:left="720" w:hanging="360"/>
      </w:pPr>
      <w:r w:rsidDel="00000000" w:rsidR="00000000" w:rsidRPr="00000000">
        <w:rPr>
          <w:rtl w:val="0"/>
        </w:rPr>
        <w:t xml:space="preserve">The sender scans or copies it.</w:t>
      </w:r>
    </w:p>
    <w:p w:rsidR="00000000" w:rsidDel="00000000" w:rsidP="00000000" w:rsidRDefault="00000000" w:rsidRPr="00000000" w14:paraId="000004AB">
      <w:pPr>
        <w:numPr>
          <w:ilvl w:val="0"/>
          <w:numId w:val="19"/>
        </w:numPr>
        <w:ind w:left="720" w:hanging="360"/>
      </w:pPr>
      <w:r w:rsidDel="00000000" w:rsidR="00000000" w:rsidRPr="00000000">
        <w:rPr>
          <w:rtl w:val="0"/>
        </w:rPr>
        <w:t xml:space="preserve">The sender checks the recipient, amount, unit, and fee.</w:t>
      </w:r>
    </w:p>
    <w:p w:rsidR="00000000" w:rsidDel="00000000" w:rsidP="00000000" w:rsidRDefault="00000000" w:rsidRPr="00000000" w14:paraId="000004AC">
      <w:pPr>
        <w:numPr>
          <w:ilvl w:val="0"/>
          <w:numId w:val="19"/>
        </w:numPr>
        <w:ind w:left="720" w:hanging="360"/>
      </w:pPr>
      <w:r w:rsidDel="00000000" w:rsidR="00000000" w:rsidRPr="00000000">
        <w:rPr>
          <w:rtl w:val="0"/>
        </w:rPr>
        <w:t xml:space="preserve">The sender approves only after the details are correct.</w:t>
      </w:r>
    </w:p>
    <w:p w:rsidR="00000000" w:rsidDel="00000000" w:rsidP="00000000" w:rsidRDefault="00000000" w:rsidRPr="00000000" w14:paraId="000004AD">
      <w:pPr>
        <w:numPr>
          <w:ilvl w:val="0"/>
          <w:numId w:val="19"/>
        </w:numPr>
        <w:ind w:left="720" w:hanging="360"/>
      </w:pPr>
      <w:r w:rsidDel="00000000" w:rsidR="00000000" w:rsidRPr="00000000">
        <w:rPr>
          <w:rtl w:val="0"/>
        </w:rPr>
        <w:t xml:space="preserve">Both sides confirm the result in their own wallets.</w:t>
      </w:r>
    </w:p>
    <w:p w:rsidR="00000000" w:rsidDel="00000000" w:rsidP="00000000" w:rsidRDefault="00000000" w:rsidRPr="00000000" w14:paraId="000004AE">
      <w:pPr>
        <w:numPr>
          <w:ilvl w:val="0"/>
          <w:numId w:val="19"/>
        </w:numPr>
        <w:ind w:left="720" w:hanging="360"/>
      </w:pPr>
      <w:r w:rsidDel="00000000" w:rsidR="00000000" w:rsidRPr="00000000">
        <w:rPr>
          <w:rtl w:val="0"/>
        </w:rPr>
        <w:t xml:space="preserve">The group explains the custody and failure risks.</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Do not assume that a successful Lightning payment proves the wallet is safe for larger balances. Payment convenience and custody security are separate questions.</w:t>
      </w:r>
    </w:p>
    <w:p w:rsidR="00000000" w:rsidDel="00000000" w:rsidP="00000000" w:rsidRDefault="00000000" w:rsidRPr="00000000" w14:paraId="000004B1">
      <w:pPr>
        <w:pStyle w:val="Heading3"/>
        <w:rPr/>
      </w:pPr>
      <w:bookmarkStart w:colFirst="0" w:colLast="0" w:name="_r5fmngukps5" w:id="67"/>
      <w:bookmarkEnd w:id="67"/>
      <w:r w:rsidDel="00000000" w:rsidR="00000000" w:rsidRPr="00000000">
        <w:rPr>
          <w:rtl w:val="0"/>
        </w:rPr>
        <w:t xml:space="preserve">Daily-life Bitcoin use</w:t>
      </w:r>
    </w:p>
    <w:p w:rsidR="00000000" w:rsidDel="00000000" w:rsidP="00000000" w:rsidRDefault="00000000" w:rsidRPr="00000000" w14:paraId="000004B2">
      <w:pPr>
        <w:rPr/>
      </w:pPr>
      <w:r w:rsidDel="00000000" w:rsidR="00000000" w:rsidRPr="00000000">
        <w:rPr>
          <w:rtl w:val="0"/>
        </w:rPr>
        <w:t xml:space="preserve">Bitcoin can function as money in several ways. Spending is only one of them.</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rtl w:val="0"/>
        </w:rPr>
        <w:t xml:space="preserve">Earning:</w:t>
      </w:r>
      <w:r w:rsidDel="00000000" w:rsidR="00000000" w:rsidRPr="00000000">
        <w:rPr>
          <w:rtl w:val="0"/>
        </w:rPr>
        <w:t xml:space="preserve"> A worker, creator, business, or community member receives bitcoin for value provided. Earning can avoid a separate purchase process, but the receiver must agree on pricing, volatility, records, and custody.</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Saving:</w:t>
      </w:r>
      <w:r w:rsidDel="00000000" w:rsidR="00000000" w:rsidRPr="00000000">
        <w:rPr>
          <w:rtl w:val="0"/>
        </w:rPr>
        <w:t xml:space="preserve"> A person holds bitcoin for future use. Predictable supply may be attractive, but the fiat exchange value can fall sharply and key security becomes important.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b w:val="1"/>
          <w:bCs w:val="1"/>
          <w:rtl w:val="0"/>
        </w:rPr>
        <w:t xml:space="preserve">Receiving:</w:t>
      </w:r>
      <w:r w:rsidDel="00000000" w:rsidR="00000000" w:rsidRPr="00000000">
        <w:rPr>
          <w:rtl w:val="0"/>
        </w:rPr>
        <w:t xml:space="preserve"> A person accepts a gift, donation, refund, remittance, or repayment. The receiver must provide the correct payment request and verify settlement.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b w:val="1"/>
          <w:bCs w:val="1"/>
          <w:rtl w:val="0"/>
        </w:rPr>
        <w:t xml:space="preserve">Sending:</w:t>
      </w:r>
      <w:r w:rsidDel="00000000" w:rsidR="00000000" w:rsidRPr="00000000">
        <w:rPr>
          <w:rtl w:val="0"/>
        </w:rPr>
        <w:t xml:space="preserve"> A person transfers value to family, friends, a business, or an organization. They must compare payment path, speed, fee, privacy, and finality.</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rtl w:val="0"/>
        </w:rPr>
        <w:t xml:space="preserve">Spending:</w:t>
      </w:r>
      <w:r w:rsidDel="00000000" w:rsidR="00000000" w:rsidRPr="00000000">
        <w:rPr>
          <w:rtl w:val="0"/>
        </w:rPr>
        <w:t xml:space="preserve"> A person exchanges bitcoin for goods or services. They should understand the exchange rate, merchant policy, payment method, and local tax consequences.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b w:val="1"/>
          <w:bCs w:val="1"/>
          <w:rtl w:val="0"/>
        </w:rPr>
        <w:t xml:space="preserve">Pricing and accounting:</w:t>
      </w:r>
      <w:r w:rsidDel="00000000" w:rsidR="00000000" w:rsidRPr="00000000">
        <w:rPr>
          <w:rtl w:val="0"/>
        </w:rPr>
        <w:t xml:space="preserve"> A person or business records value in bitcoin or sats. In many places, the fiat value at the time of payment is still needed for accounts or taxes.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rtl w:val="0"/>
        </w:rPr>
        <w:t xml:space="preserve">Donating:</w:t>
      </w:r>
      <w:r w:rsidDel="00000000" w:rsidR="00000000" w:rsidRPr="00000000">
        <w:rPr>
          <w:rtl w:val="0"/>
        </w:rPr>
        <w:t xml:space="preserve"> A person supports an organization or individual directly. They should verify the recipient's payment request through a trusted source.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For any use, ask three questions: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numPr>
          <w:ilvl w:val="0"/>
          <w:numId w:val="29"/>
        </w:numPr>
        <w:ind w:left="720" w:hanging="360"/>
      </w:pPr>
      <w:r w:rsidDel="00000000" w:rsidR="00000000" w:rsidRPr="00000000">
        <w:rPr>
          <w:rtl w:val="0"/>
        </w:rPr>
        <w:t xml:space="preserve">What existing problem does Bitcoin address here?</w:t>
      </w:r>
    </w:p>
    <w:p w:rsidR="00000000" w:rsidDel="00000000" w:rsidP="00000000" w:rsidRDefault="00000000" w:rsidRPr="00000000" w14:paraId="000004C5">
      <w:pPr>
        <w:numPr>
          <w:ilvl w:val="0"/>
          <w:numId w:val="29"/>
        </w:numPr>
        <w:ind w:left="720" w:hanging="360"/>
      </w:pPr>
      <w:r w:rsidDel="00000000" w:rsidR="00000000" w:rsidRPr="00000000">
        <w:rPr>
          <w:rtl w:val="0"/>
        </w:rPr>
        <w:t xml:space="preserve">Is Bitcoin better than the available alternative for this case?</w:t>
      </w:r>
    </w:p>
    <w:p w:rsidR="00000000" w:rsidDel="00000000" w:rsidP="00000000" w:rsidRDefault="00000000" w:rsidRPr="00000000" w14:paraId="000004C6">
      <w:pPr>
        <w:numPr>
          <w:ilvl w:val="0"/>
          <w:numId w:val="29"/>
        </w:numPr>
        <w:ind w:left="720" w:hanging="360"/>
      </w:pPr>
      <w:r w:rsidDel="00000000" w:rsidR="00000000" w:rsidRPr="00000000">
        <w:rPr>
          <w:rtl w:val="0"/>
        </w:rPr>
        <w:t xml:space="preserve">What new responsibility or risk does Bitcoin create?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Avoid starting with the tool. Start with the need.</w:t>
      </w:r>
    </w:p>
    <w:p w:rsidR="00000000" w:rsidDel="00000000" w:rsidP="00000000" w:rsidRDefault="00000000" w:rsidRPr="00000000" w14:paraId="000004C9">
      <w:pPr>
        <w:pStyle w:val="Heading3"/>
        <w:rPr/>
      </w:pPr>
      <w:bookmarkStart w:colFirst="0" w:colLast="0" w:name="_94ozesi0jvx" w:id="68"/>
      <w:bookmarkEnd w:id="68"/>
      <w:r w:rsidDel="00000000" w:rsidR="00000000" w:rsidRPr="00000000">
        <w:rPr>
          <w:rtl w:val="0"/>
        </w:rPr>
        <w:t xml:space="preserve">Local spending and receiving scenarios</w:t>
      </w:r>
    </w:p>
    <w:p w:rsidR="00000000" w:rsidDel="00000000" w:rsidP="00000000" w:rsidRDefault="00000000" w:rsidRPr="00000000" w14:paraId="000004CA">
      <w:pPr>
        <w:rPr/>
      </w:pPr>
      <w:r w:rsidDel="00000000" w:rsidR="00000000" w:rsidRPr="00000000">
        <w:rPr>
          <w:rtl w:val="0"/>
        </w:rPr>
        <w:t xml:space="preserve">Use locally familiar goods and services. The exact item does not matter; the payment reasoning does.</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b w:val="1"/>
          <w:bCs w:val="1"/>
          <w:rtl w:val="0"/>
        </w:rPr>
        <w:t xml:space="preserve">Scenario 1: A small purchase</w:t>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A customer wants to buy an everyday item. The merchant accepts Lightning and on-chain Bitcoin.</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numPr>
          <w:ilvl w:val="0"/>
          <w:numId w:val="17"/>
        </w:numPr>
        <w:ind w:left="720" w:hanging="360"/>
      </w:pPr>
      <w:r w:rsidDel="00000000" w:rsidR="00000000" w:rsidRPr="00000000">
        <w:rPr>
          <w:rtl w:val="0"/>
        </w:rPr>
        <w:t xml:space="preserve">Which path is likely to suit a small, immediate payment?</w:t>
      </w:r>
    </w:p>
    <w:p w:rsidR="00000000" w:rsidDel="00000000" w:rsidP="00000000" w:rsidRDefault="00000000" w:rsidRPr="00000000" w14:paraId="000004D1">
      <w:pPr>
        <w:numPr>
          <w:ilvl w:val="0"/>
          <w:numId w:val="17"/>
        </w:numPr>
        <w:ind w:left="720" w:hanging="360"/>
      </w:pPr>
      <w:r w:rsidDel="00000000" w:rsidR="00000000" w:rsidRPr="00000000">
        <w:rPr>
          <w:rtl w:val="0"/>
        </w:rPr>
        <w:t xml:space="preserve">Who creates the payment request?</w:t>
      </w:r>
    </w:p>
    <w:p w:rsidR="00000000" w:rsidDel="00000000" w:rsidP="00000000" w:rsidRDefault="00000000" w:rsidRPr="00000000" w14:paraId="000004D2">
      <w:pPr>
        <w:numPr>
          <w:ilvl w:val="0"/>
          <w:numId w:val="17"/>
        </w:numPr>
        <w:ind w:left="720" w:hanging="360"/>
      </w:pPr>
      <w:r w:rsidDel="00000000" w:rsidR="00000000" w:rsidRPr="00000000">
        <w:rPr>
          <w:rtl w:val="0"/>
        </w:rPr>
        <w:t xml:space="preserve">How does the customer check the amount and unit?</w:t>
      </w:r>
    </w:p>
    <w:p w:rsidR="00000000" w:rsidDel="00000000" w:rsidP="00000000" w:rsidRDefault="00000000" w:rsidRPr="00000000" w14:paraId="000004D3">
      <w:pPr>
        <w:numPr>
          <w:ilvl w:val="0"/>
          <w:numId w:val="17"/>
        </w:numPr>
        <w:ind w:left="720" w:hanging="360"/>
      </w:pPr>
      <w:r w:rsidDel="00000000" w:rsidR="00000000" w:rsidRPr="00000000">
        <w:rPr>
          <w:rtl w:val="0"/>
        </w:rPr>
        <w:t xml:space="preserve">How does the merchant know the payment succeeded?</w:t>
      </w:r>
    </w:p>
    <w:p w:rsidR="00000000" w:rsidDel="00000000" w:rsidP="00000000" w:rsidRDefault="00000000" w:rsidRPr="00000000" w14:paraId="000004D4">
      <w:pPr>
        <w:numPr>
          <w:ilvl w:val="0"/>
          <w:numId w:val="17"/>
        </w:numPr>
        <w:ind w:left="720" w:hanging="360"/>
      </w:pPr>
      <w:r w:rsidDel="00000000" w:rsidR="00000000" w:rsidRPr="00000000">
        <w:rPr>
          <w:rtl w:val="0"/>
        </w:rPr>
        <w:t xml:space="preserve">What happens if the customer's wallet shows “sent” but the merchant does not see “received”?</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Scenario 2: Payment for work</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A worker agrees to receive part of a payment in bitcoin.</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numPr>
          <w:ilvl w:val="0"/>
          <w:numId w:val="17"/>
        </w:numPr>
        <w:ind w:left="720" w:hanging="360"/>
      </w:pPr>
      <w:r w:rsidDel="00000000" w:rsidR="00000000" w:rsidRPr="00000000">
        <w:rPr>
          <w:rtl w:val="0"/>
        </w:rPr>
        <w:t xml:space="preserve">Is the price fixed in local currency, bitcoin, or sats?</w:t>
      </w:r>
    </w:p>
    <w:p w:rsidR="00000000" w:rsidDel="00000000" w:rsidP="00000000" w:rsidRDefault="00000000" w:rsidRPr="00000000" w14:paraId="000004DB">
      <w:pPr>
        <w:numPr>
          <w:ilvl w:val="0"/>
          <w:numId w:val="17"/>
        </w:numPr>
        <w:ind w:left="720" w:hanging="360"/>
      </w:pPr>
      <w:r w:rsidDel="00000000" w:rsidR="00000000" w:rsidRPr="00000000">
        <w:rPr>
          <w:rtl w:val="0"/>
        </w:rPr>
        <w:t xml:space="preserve">At what time is the exchange rate determined?</w:t>
      </w:r>
    </w:p>
    <w:p w:rsidR="00000000" w:rsidDel="00000000" w:rsidP="00000000" w:rsidRDefault="00000000" w:rsidRPr="00000000" w14:paraId="000004DC">
      <w:pPr>
        <w:numPr>
          <w:ilvl w:val="0"/>
          <w:numId w:val="17"/>
        </w:numPr>
        <w:ind w:left="720" w:hanging="360"/>
      </w:pPr>
      <w:r w:rsidDel="00000000" w:rsidR="00000000" w:rsidRPr="00000000">
        <w:rPr>
          <w:rtl w:val="0"/>
        </w:rPr>
        <w:t xml:space="preserve">Who pays any fee?</w:t>
      </w:r>
    </w:p>
    <w:p w:rsidR="00000000" w:rsidDel="00000000" w:rsidP="00000000" w:rsidRDefault="00000000" w:rsidRPr="00000000" w14:paraId="000004DD">
      <w:pPr>
        <w:numPr>
          <w:ilvl w:val="0"/>
          <w:numId w:val="17"/>
        </w:numPr>
        <w:ind w:left="720" w:hanging="360"/>
      </w:pPr>
      <w:r w:rsidDel="00000000" w:rsidR="00000000" w:rsidRPr="00000000">
        <w:rPr>
          <w:rtl w:val="0"/>
        </w:rPr>
        <w:t xml:space="preserve">Is the receiver using self-custody?</w:t>
      </w:r>
    </w:p>
    <w:p w:rsidR="00000000" w:rsidDel="00000000" w:rsidP="00000000" w:rsidRDefault="00000000" w:rsidRPr="00000000" w14:paraId="000004DE">
      <w:pPr>
        <w:numPr>
          <w:ilvl w:val="0"/>
          <w:numId w:val="17"/>
        </w:numPr>
        <w:ind w:left="720" w:hanging="360"/>
      </w:pPr>
      <w:r w:rsidDel="00000000" w:rsidR="00000000" w:rsidRPr="00000000">
        <w:rPr>
          <w:rtl w:val="0"/>
        </w:rPr>
        <w:t xml:space="preserve">What income or tax record is required?</w:t>
      </w:r>
    </w:p>
    <w:p w:rsidR="00000000" w:rsidDel="00000000" w:rsidP="00000000" w:rsidRDefault="00000000" w:rsidRPr="00000000" w14:paraId="000004DF">
      <w:pPr>
        <w:numPr>
          <w:ilvl w:val="0"/>
          <w:numId w:val="17"/>
        </w:numPr>
        <w:ind w:left="720" w:hanging="360"/>
      </w:pPr>
      <w:r w:rsidDel="00000000" w:rsidR="00000000" w:rsidRPr="00000000">
        <w:rPr>
          <w:rtl w:val="0"/>
        </w:rPr>
        <w:t xml:space="preserve">Can the worker safely manage the amount?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rtl w:val="0"/>
        </w:rPr>
        <w:t xml:space="preserve">Scenario 3: A transfer between family members</w:t>
      </w: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One person wants to send value to a family member in another place.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numPr>
          <w:ilvl w:val="0"/>
          <w:numId w:val="17"/>
        </w:numPr>
        <w:ind w:left="720" w:hanging="360"/>
      </w:pPr>
      <w:r w:rsidDel="00000000" w:rsidR="00000000" w:rsidRPr="00000000">
        <w:rPr>
          <w:rtl w:val="0"/>
        </w:rPr>
        <w:t xml:space="preserve">What are the costs and delays of the current method?</w:t>
      </w:r>
    </w:p>
    <w:p w:rsidR="00000000" w:rsidDel="00000000" w:rsidP="00000000" w:rsidRDefault="00000000" w:rsidRPr="00000000" w14:paraId="000004E6">
      <w:pPr>
        <w:numPr>
          <w:ilvl w:val="0"/>
          <w:numId w:val="17"/>
        </w:numPr>
        <w:ind w:left="720" w:hanging="360"/>
      </w:pPr>
      <w:r w:rsidDel="00000000" w:rsidR="00000000" w:rsidRPr="00000000">
        <w:rPr>
          <w:rtl w:val="0"/>
        </w:rPr>
        <w:t xml:space="preserve">How will each person obtain or use bitcoin?</w:t>
      </w:r>
    </w:p>
    <w:p w:rsidR="00000000" w:rsidDel="00000000" w:rsidP="00000000" w:rsidRDefault="00000000" w:rsidRPr="00000000" w14:paraId="000004E7">
      <w:pPr>
        <w:numPr>
          <w:ilvl w:val="0"/>
          <w:numId w:val="17"/>
        </w:numPr>
        <w:ind w:left="720" w:hanging="360"/>
      </w:pPr>
      <w:r w:rsidDel="00000000" w:rsidR="00000000" w:rsidRPr="00000000">
        <w:rPr>
          <w:rtl w:val="0"/>
        </w:rPr>
        <w:t xml:space="preserve">Does the recipient want bitcoin or local currency?</w:t>
      </w:r>
    </w:p>
    <w:p w:rsidR="00000000" w:rsidDel="00000000" w:rsidP="00000000" w:rsidRDefault="00000000" w:rsidRPr="00000000" w14:paraId="000004E8">
      <w:pPr>
        <w:numPr>
          <w:ilvl w:val="0"/>
          <w:numId w:val="17"/>
        </w:numPr>
        <w:ind w:left="720" w:hanging="360"/>
      </w:pPr>
      <w:r w:rsidDel="00000000" w:rsidR="00000000" w:rsidRPr="00000000">
        <w:rPr>
          <w:rtl w:val="0"/>
        </w:rPr>
        <w:t xml:space="preserve">Which exchange and custody risks appear at each step?</w:t>
      </w:r>
    </w:p>
    <w:p w:rsidR="00000000" w:rsidDel="00000000" w:rsidP="00000000" w:rsidRDefault="00000000" w:rsidRPr="00000000" w14:paraId="000004E9">
      <w:pPr>
        <w:numPr>
          <w:ilvl w:val="0"/>
          <w:numId w:val="17"/>
        </w:numPr>
        <w:ind w:left="720" w:hanging="360"/>
      </w:pPr>
      <w:r w:rsidDel="00000000" w:rsidR="00000000" w:rsidRPr="00000000">
        <w:rPr>
          <w:rtl w:val="0"/>
        </w:rPr>
        <w:t xml:space="preserve">Does the full route save time or money after all fees are included?</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b w:val="1"/>
          <w:bCs w:val="1"/>
          <w:rtl w:val="0"/>
        </w:rPr>
        <w:t xml:space="preserve">Scenario 4: A refund</w:t>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 merchant needs to return value after an on-chain payment.</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numPr>
          <w:ilvl w:val="0"/>
          <w:numId w:val="17"/>
        </w:numPr>
        <w:ind w:left="720" w:hanging="360"/>
      </w:pPr>
      <w:r w:rsidDel="00000000" w:rsidR="00000000" w:rsidRPr="00000000">
        <w:rPr>
          <w:rtl w:val="0"/>
        </w:rPr>
        <w:t xml:space="preserve">Why should the merchant request a fresh refund address?</w:t>
      </w:r>
    </w:p>
    <w:p w:rsidR="00000000" w:rsidDel="00000000" w:rsidP="00000000" w:rsidRDefault="00000000" w:rsidRPr="00000000" w14:paraId="000004F0">
      <w:pPr>
        <w:numPr>
          <w:ilvl w:val="0"/>
          <w:numId w:val="17"/>
        </w:numPr>
        <w:ind w:left="720" w:hanging="360"/>
      </w:pPr>
      <w:r w:rsidDel="00000000" w:rsidR="00000000" w:rsidRPr="00000000">
        <w:rPr>
          <w:rtl w:val="0"/>
        </w:rPr>
        <w:t xml:space="preserve">How can the merchant verify that the request really came from the customer?</w:t>
      </w:r>
    </w:p>
    <w:p w:rsidR="00000000" w:rsidDel="00000000" w:rsidP="00000000" w:rsidRDefault="00000000" w:rsidRPr="00000000" w14:paraId="000004F1">
      <w:pPr>
        <w:numPr>
          <w:ilvl w:val="0"/>
          <w:numId w:val="17"/>
        </w:numPr>
        <w:ind w:left="720" w:hanging="360"/>
      </w:pPr>
      <w:r w:rsidDel="00000000" w:rsidR="00000000" w:rsidRPr="00000000">
        <w:rPr>
          <w:rtl w:val="0"/>
        </w:rPr>
        <w:t xml:space="preserve">Who pays the return transaction fee?</w:t>
      </w:r>
    </w:p>
    <w:p w:rsidR="00000000" w:rsidDel="00000000" w:rsidP="00000000" w:rsidRDefault="00000000" w:rsidRPr="00000000" w14:paraId="000004F2">
      <w:pPr>
        <w:numPr>
          <w:ilvl w:val="0"/>
          <w:numId w:val="17"/>
        </w:numPr>
        <w:ind w:left="720" w:hanging="360"/>
      </w:pPr>
      <w:r w:rsidDel="00000000" w:rsidR="00000000" w:rsidRPr="00000000">
        <w:rPr>
          <w:rtl w:val="0"/>
        </w:rPr>
        <w:t xml:space="preserve">What record should both parties keep?</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For a live practice, use a low-value item or a simulation. The learner should be able to explain the complete flow before approving payment.</w:t>
      </w:r>
    </w:p>
    <w:p w:rsidR="00000000" w:rsidDel="00000000" w:rsidP="00000000" w:rsidRDefault="00000000" w:rsidRPr="00000000" w14:paraId="000004F5">
      <w:pPr>
        <w:pStyle w:val="Heading3"/>
        <w:rPr/>
      </w:pPr>
      <w:bookmarkStart w:colFirst="0" w:colLast="0" w:name="_4uonwcj15qsi" w:id="69"/>
      <w:bookmarkEnd w:id="69"/>
      <w:r w:rsidDel="00000000" w:rsidR="00000000" w:rsidRPr="00000000">
        <w:rPr>
          <w:rtl w:val="0"/>
        </w:rPr>
        <w:t xml:space="preserve">Local on-ramp and off-ramp pathways</w:t>
      </w:r>
    </w:p>
    <w:p w:rsidR="00000000" w:rsidDel="00000000" w:rsidP="00000000" w:rsidRDefault="00000000" w:rsidRPr="00000000" w14:paraId="000004F6">
      <w:pPr>
        <w:rPr/>
      </w:pPr>
      <w:r w:rsidDel="00000000" w:rsidR="00000000" w:rsidRPr="00000000">
        <w:rPr>
          <w:rtl w:val="0"/>
        </w:rPr>
        <w:t xml:space="preserve">An </w:t>
      </w:r>
      <w:r w:rsidDel="00000000" w:rsidR="00000000" w:rsidRPr="00000000">
        <w:rPr>
          <w:b w:val="1"/>
          <w:bCs w:val="1"/>
          <w:rtl w:val="0"/>
        </w:rPr>
        <w:t xml:space="preserve">on-ramp</w:t>
      </w:r>
      <w:r w:rsidDel="00000000" w:rsidR="00000000" w:rsidRPr="00000000">
        <w:rPr>
          <w:rtl w:val="0"/>
        </w:rPr>
        <w:t xml:space="preserve"> is a path from local money, work, or another asset into bitcoin. An </w:t>
      </w:r>
      <w:r w:rsidDel="00000000" w:rsidR="00000000" w:rsidRPr="00000000">
        <w:rPr>
          <w:b w:val="1"/>
          <w:bCs w:val="1"/>
          <w:rtl w:val="0"/>
        </w:rPr>
        <w:t xml:space="preserve">off-ramp</w:t>
      </w:r>
      <w:r w:rsidDel="00000000" w:rsidR="00000000" w:rsidRPr="00000000">
        <w:rPr>
          <w:rtl w:val="0"/>
        </w:rPr>
        <w:t xml:space="preserve"> is a path from bitcoin into local money, goods, or services. The same pathway may perform both roles.</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Local pathways may include:</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numPr>
          <w:ilvl w:val="0"/>
          <w:numId w:val="17"/>
        </w:numPr>
        <w:ind w:left="720" w:hanging="360"/>
      </w:pPr>
      <w:r w:rsidDel="00000000" w:rsidR="00000000" w:rsidRPr="00000000">
        <w:rPr>
          <w:rtl w:val="0"/>
        </w:rPr>
        <w:t xml:space="preserve">earning bitcoin;</w:t>
      </w:r>
    </w:p>
    <w:p w:rsidR="00000000" w:rsidDel="00000000" w:rsidP="00000000" w:rsidRDefault="00000000" w:rsidRPr="00000000" w14:paraId="000004FB">
      <w:pPr>
        <w:numPr>
          <w:ilvl w:val="0"/>
          <w:numId w:val="17"/>
        </w:numPr>
        <w:ind w:left="720" w:hanging="360"/>
      </w:pPr>
      <w:r w:rsidDel="00000000" w:rsidR="00000000" w:rsidRPr="00000000">
        <w:rPr>
          <w:rtl w:val="0"/>
        </w:rPr>
        <w:t xml:space="preserve">buying or selling directly with another person;</w:t>
      </w:r>
    </w:p>
    <w:p w:rsidR="00000000" w:rsidDel="00000000" w:rsidP="00000000" w:rsidRDefault="00000000" w:rsidRPr="00000000" w14:paraId="000004FC">
      <w:pPr>
        <w:numPr>
          <w:ilvl w:val="0"/>
          <w:numId w:val="17"/>
        </w:numPr>
        <w:ind w:left="720" w:hanging="360"/>
      </w:pPr>
      <w:r w:rsidDel="00000000" w:rsidR="00000000" w:rsidRPr="00000000">
        <w:rPr>
          <w:rtl w:val="0"/>
        </w:rPr>
        <w:t xml:space="preserve">using an exchange or broker;</w:t>
      </w:r>
    </w:p>
    <w:p w:rsidR="00000000" w:rsidDel="00000000" w:rsidP="00000000" w:rsidRDefault="00000000" w:rsidRPr="00000000" w14:paraId="000004FD">
      <w:pPr>
        <w:numPr>
          <w:ilvl w:val="0"/>
          <w:numId w:val="17"/>
        </w:numPr>
        <w:ind w:left="720" w:hanging="360"/>
      </w:pPr>
      <w:r w:rsidDel="00000000" w:rsidR="00000000" w:rsidRPr="00000000">
        <w:rPr>
          <w:rtl w:val="0"/>
        </w:rPr>
        <w:t xml:space="preserve">using an ATM or kiosk;</w:t>
      </w:r>
    </w:p>
    <w:p w:rsidR="00000000" w:rsidDel="00000000" w:rsidP="00000000" w:rsidRDefault="00000000" w:rsidRPr="00000000" w14:paraId="000004FE">
      <w:pPr>
        <w:numPr>
          <w:ilvl w:val="0"/>
          <w:numId w:val="17"/>
        </w:numPr>
        <w:ind w:left="720" w:hanging="360"/>
      </w:pPr>
      <w:r w:rsidDel="00000000" w:rsidR="00000000" w:rsidRPr="00000000">
        <w:rPr>
          <w:rtl w:val="0"/>
        </w:rPr>
        <w:t xml:space="preserve">accepting or spending with a merchant;</w:t>
      </w:r>
    </w:p>
    <w:p w:rsidR="00000000" w:rsidDel="00000000" w:rsidP="00000000" w:rsidRDefault="00000000" w:rsidRPr="00000000" w14:paraId="000004FF">
      <w:pPr>
        <w:numPr>
          <w:ilvl w:val="0"/>
          <w:numId w:val="17"/>
        </w:numPr>
        <w:ind w:left="720" w:hanging="360"/>
      </w:pPr>
      <w:r w:rsidDel="00000000" w:rsidR="00000000" w:rsidRPr="00000000">
        <w:rPr>
          <w:rtl w:val="0"/>
        </w:rPr>
        <w:t xml:space="preserve">using a payment service that converts between bitcoin and fiat;</w:t>
      </w:r>
    </w:p>
    <w:p w:rsidR="00000000" w:rsidDel="00000000" w:rsidP="00000000" w:rsidRDefault="00000000" w:rsidRPr="00000000" w14:paraId="00000500">
      <w:pPr>
        <w:numPr>
          <w:ilvl w:val="0"/>
          <w:numId w:val="17"/>
        </w:numPr>
        <w:ind w:left="720" w:hanging="360"/>
      </w:pPr>
      <w:r w:rsidDel="00000000" w:rsidR="00000000" w:rsidRPr="00000000">
        <w:rPr>
          <w:rtl w:val="0"/>
        </w:rPr>
        <w:t xml:space="preserve">participating in a local circular economy.</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Compare the </w:t>
      </w:r>
      <w:r w:rsidDel="00000000" w:rsidR="00000000" w:rsidRPr="00000000">
        <w:rPr>
          <w:b w:val="1"/>
          <w:bCs w:val="1"/>
          <w:rtl w:val="0"/>
        </w:rPr>
        <w:t xml:space="preserve">complete route</w:t>
      </w:r>
      <w:r w:rsidDel="00000000" w:rsidR="00000000" w:rsidRPr="00000000">
        <w:rPr>
          <w:rtl w:val="0"/>
        </w:rPr>
        <w:t xml:space="preserve">, not only the first fee. A service may advertise a low purchase fee but use a poor exchange rate or charge for withdrawal. A peer-to-peer path may appear private but require time, trust, and physical safety.</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b w:val="1"/>
                <w:bCs w:val="1"/>
              </w:rPr>
            </w:pPr>
            <w:r w:rsidDel="00000000" w:rsidR="00000000" w:rsidRPr="00000000">
              <w:rPr>
                <w:b w:val="1"/>
                <w:bCs w:val="1"/>
                <w:rtl w:val="0"/>
              </w:rPr>
              <w:t xml:space="preserve">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b w:val="1"/>
                <w:bCs w:val="1"/>
              </w:rPr>
            </w:pPr>
            <w:r w:rsidDel="00000000" w:rsidR="00000000" w:rsidRPr="00000000">
              <w:rPr>
                <w:b w:val="1"/>
                <w:bCs w:val="1"/>
                <w:rtl w:val="0"/>
              </w:rPr>
              <w:t xml:space="preserve">Total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b w:val="1"/>
                <w:bCs w:val="1"/>
              </w:rPr>
            </w:pPr>
            <w:r w:rsidDel="00000000" w:rsidR="00000000" w:rsidRPr="00000000">
              <w:rPr>
                <w:b w:val="1"/>
                <w:bCs w:val="1"/>
                <w:rtl w:val="0"/>
              </w:rPr>
              <w:t xml:space="preserve">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b w:val="1"/>
                <w:bCs w:val="1"/>
              </w:rPr>
            </w:pPr>
            <w:r w:rsidDel="00000000" w:rsidR="00000000" w:rsidRPr="00000000">
              <w:rPr>
                <w:b w:val="1"/>
                <w:bCs w:val="1"/>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b w:val="1"/>
                <w:bCs w:val="1"/>
              </w:rPr>
            </w:pPr>
            <w:r w:rsidDel="00000000" w:rsidR="00000000" w:rsidRPr="00000000">
              <w:rPr>
                <w:b w:val="1"/>
                <w:bCs w:val="1"/>
                <w:rtl w:val="0"/>
              </w:rPr>
              <w:t xml:space="preserve">Reversal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b w:val="1"/>
                <w:bCs w:val="1"/>
              </w:rPr>
            </w:pPr>
            <w:r w:rsidDel="00000000" w:rsidR="00000000" w:rsidRPr="00000000">
              <w:rPr>
                <w:b w:val="1"/>
                <w:bCs w:val="1"/>
                <w:rtl w:val="0"/>
              </w:rPr>
              <w:t xml:space="preserve">Main failure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Local 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Local 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Existing non-Bitcoin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r>
          </w:p>
        </w:tc>
      </w:tr>
    </w:tbl>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Check whether the path allows withdrawal to a wallet you control. A displayed bitcoin balance inside a closed service may be an internal claim rather than an on-chain balance under your keys.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For in-person exchange, use a public and appropriate location, avoid carrying unnecessary cash, bring a trusted person where suitable, verify payment before leaving, and follow local law. Do not reveal where you store bitcoin or how much you own.</w:t>
      </w:r>
    </w:p>
    <w:p w:rsidR="00000000" w:rsidDel="00000000" w:rsidP="00000000" w:rsidRDefault="00000000" w:rsidRPr="00000000" w14:paraId="00000524">
      <w:pPr>
        <w:pStyle w:val="Heading3"/>
        <w:rPr/>
      </w:pPr>
      <w:bookmarkStart w:colFirst="0" w:colLast="0" w:name="_qf2p0zi937ea" w:id="70"/>
      <w:bookmarkEnd w:id="70"/>
      <w:r w:rsidDel="00000000" w:rsidR="00000000" w:rsidRPr="00000000">
        <w:rPr>
          <w:rtl w:val="0"/>
        </w:rPr>
        <w:t xml:space="preserve">KYC and </w:t>
      </w:r>
      <w:commentRangeStart w:id="22"/>
      <w:commentRangeStart w:id="23"/>
      <w:r w:rsidDel="00000000" w:rsidR="00000000" w:rsidRPr="00000000">
        <w:rPr>
          <w:rtl w:val="0"/>
        </w:rPr>
        <w:t xml:space="preserve">no-KYC</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t xml:space="preserve"> trade-offs where locally appropriate</w:t>
      </w:r>
    </w:p>
    <w:p w:rsidR="00000000" w:rsidDel="00000000" w:rsidP="00000000" w:rsidRDefault="00000000" w:rsidRPr="00000000" w14:paraId="00000525">
      <w:pPr>
        <w:rPr/>
      </w:pPr>
      <w:r w:rsidDel="00000000" w:rsidR="00000000" w:rsidRPr="00000000">
        <w:rPr>
          <w:rtl w:val="0"/>
        </w:rPr>
        <w:t xml:space="preserve">KYC and non-KYC pathways make different trade-offs. Neither label removes the need for careful evaluation.</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A KYC service may request a legal name, identity document, address, photograph, source-of-funds information, or other records. This may allow the service to meet local rules, connect to banks, set higher limits, or support account recovery.</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KYC also creates data risk. The service may store a permanent connection among identity, payment methods, and bitcoin transactions. A breach, legal request, internal misuse, or change in policy may expose or restrict that information.</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A no-KYC pathway may collect less identity information. This can improve financial privacy. It may also involve less regulated counterparties, lower liquidity, higher prices, reduced support, greater fraud risk, or legal restrictions.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Compare the real path:</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b w:val="1"/>
                <w:bCs w:val="1"/>
              </w:rPr>
            </w:pPr>
            <w:r w:rsidDel="00000000" w:rsidR="00000000" w:rsidRPr="00000000">
              <w:rPr>
                <w:b w:val="1"/>
                <w:bCs w:val="1"/>
                <w:rtl w:val="0"/>
              </w:rPr>
              <w:t xml:space="preserve">KYC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b w:val="1"/>
                <w:bCs w:val="1"/>
              </w:rPr>
            </w:pPr>
            <w:r w:rsidDel="00000000" w:rsidR="00000000" w:rsidRPr="00000000">
              <w:rPr>
                <w:b w:val="1"/>
                <w:bCs w:val="1"/>
                <w:rtl w:val="0"/>
              </w:rPr>
              <w:t xml:space="preserve">No-KYC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What identity data are 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Who stores the data and for how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Can the transaction be linked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What fraud protection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What counterparty risk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What limits and fees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What local law applies?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What happens during a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r>
          </w:p>
        </w:tc>
      </w:tr>
    </w:tbl>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Privacy is not secrecy from every risk. It is the ability to control information about yourself. Do not break local law or expose yourself to physical danger in pursuit of privacy. Seek current local guidance from a qualified person when the rules are unclear.</w:t>
      </w:r>
    </w:p>
    <w:p w:rsidR="00000000" w:rsidDel="00000000" w:rsidP="00000000" w:rsidRDefault="00000000" w:rsidRPr="00000000" w14:paraId="0000054C">
      <w:pPr>
        <w:pStyle w:val="Heading3"/>
        <w:rPr/>
      </w:pPr>
      <w:bookmarkStart w:colFirst="0" w:colLast="0" w:name="_mkms1v91ofp5" w:id="71"/>
      <w:bookmarkEnd w:id="71"/>
      <w:r w:rsidDel="00000000" w:rsidR="00000000" w:rsidRPr="00000000">
        <w:rPr>
          <w:rtl w:val="0"/>
        </w:rPr>
        <w:t xml:space="preserve">Circular economies</w:t>
      </w:r>
    </w:p>
    <w:p w:rsidR="00000000" w:rsidDel="00000000" w:rsidP="00000000" w:rsidRDefault="00000000" w:rsidRPr="00000000" w14:paraId="0000054D">
      <w:pPr>
        <w:rPr/>
      </w:pPr>
      <w:r w:rsidDel="00000000" w:rsidR="00000000" w:rsidRPr="00000000">
        <w:rPr>
          <w:rtl w:val="0"/>
        </w:rPr>
        <w:t xml:space="preserve">A </w:t>
      </w:r>
      <w:r w:rsidDel="00000000" w:rsidR="00000000" w:rsidRPr="00000000">
        <w:rPr>
          <w:b w:val="1"/>
          <w:bCs w:val="1"/>
          <w:rtl w:val="0"/>
        </w:rPr>
        <w:t xml:space="preserve">Bitcoin circular economy</w:t>
      </w:r>
      <w:r w:rsidDel="00000000" w:rsidR="00000000" w:rsidRPr="00000000">
        <w:rPr>
          <w:rtl w:val="0"/>
        </w:rPr>
        <w:t xml:space="preserve"> is a network in which people earn, spend, save, and exchange bitcoin within a community. Value circulates among workers, customers, merchants, producers, educators, and service providers instead of entering only through a one-time purchase and leaving through immediate conversion.</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A circular economy can reduce dependence on distant financial services and create direct local relationships. It can also fail if there is little demand, poor education, unreliable tools, weak security, or pressure to use bitcoin without a real need.</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Map a simple local cycle: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numPr>
          <w:ilvl w:val="0"/>
          <w:numId w:val="26"/>
        </w:numPr>
        <w:ind w:left="720" w:hanging="360"/>
      </w:pPr>
      <w:r w:rsidDel="00000000" w:rsidR="00000000" w:rsidRPr="00000000">
        <w:rPr>
          <w:rtl w:val="0"/>
        </w:rPr>
        <w:t xml:space="preserve">Who can earn bitcoin?</w:t>
      </w:r>
    </w:p>
    <w:p w:rsidR="00000000" w:rsidDel="00000000" w:rsidP="00000000" w:rsidRDefault="00000000" w:rsidRPr="00000000" w14:paraId="00000554">
      <w:pPr>
        <w:numPr>
          <w:ilvl w:val="0"/>
          <w:numId w:val="26"/>
        </w:numPr>
        <w:ind w:left="720" w:hanging="360"/>
      </w:pPr>
      <w:r w:rsidDel="00000000" w:rsidR="00000000" w:rsidRPr="00000000">
        <w:rPr>
          <w:rtl w:val="0"/>
        </w:rPr>
        <w:t xml:space="preserve">Where can they spend or use it?</w:t>
      </w:r>
    </w:p>
    <w:p w:rsidR="00000000" w:rsidDel="00000000" w:rsidP="00000000" w:rsidRDefault="00000000" w:rsidRPr="00000000" w14:paraId="00000555">
      <w:pPr>
        <w:numPr>
          <w:ilvl w:val="0"/>
          <w:numId w:val="26"/>
        </w:numPr>
        <w:ind w:left="720" w:hanging="360"/>
      </w:pPr>
      <w:r w:rsidDel="00000000" w:rsidR="00000000" w:rsidRPr="00000000">
        <w:rPr>
          <w:rtl w:val="0"/>
        </w:rPr>
        <w:t xml:space="preserve">Which merchants can pay a supplier or worker in bitcoin?</w:t>
      </w:r>
    </w:p>
    <w:p w:rsidR="00000000" w:rsidDel="00000000" w:rsidP="00000000" w:rsidRDefault="00000000" w:rsidRPr="00000000" w14:paraId="00000556">
      <w:pPr>
        <w:numPr>
          <w:ilvl w:val="0"/>
          <w:numId w:val="26"/>
        </w:numPr>
        <w:ind w:left="720" w:hanging="360"/>
      </w:pPr>
      <w:r w:rsidDel="00000000" w:rsidR="00000000" w:rsidRPr="00000000">
        <w:rPr>
          <w:rtl w:val="0"/>
        </w:rPr>
        <w:t xml:space="preserve">Which participants need to exchange to or from fiat?</w:t>
      </w:r>
    </w:p>
    <w:p w:rsidR="00000000" w:rsidDel="00000000" w:rsidP="00000000" w:rsidRDefault="00000000" w:rsidRPr="00000000" w14:paraId="00000557">
      <w:pPr>
        <w:numPr>
          <w:ilvl w:val="0"/>
          <w:numId w:val="26"/>
        </w:numPr>
        <w:ind w:left="720" w:hanging="360"/>
      </w:pPr>
      <w:r w:rsidDel="00000000" w:rsidR="00000000" w:rsidRPr="00000000">
        <w:rPr>
          <w:rtl w:val="0"/>
        </w:rPr>
        <w:t xml:space="preserve">Who provides education and technical support?</w:t>
      </w:r>
    </w:p>
    <w:p w:rsidR="00000000" w:rsidDel="00000000" w:rsidP="00000000" w:rsidRDefault="00000000" w:rsidRPr="00000000" w14:paraId="00000558">
      <w:pPr>
        <w:numPr>
          <w:ilvl w:val="0"/>
          <w:numId w:val="26"/>
        </w:numPr>
        <w:ind w:left="720" w:hanging="360"/>
      </w:pPr>
      <w:r w:rsidDel="00000000" w:rsidR="00000000" w:rsidRPr="00000000">
        <w:rPr>
          <w:rtl w:val="0"/>
        </w:rPr>
        <w:t xml:space="preserve">What happens when internet access fails?</w:t>
      </w:r>
    </w:p>
    <w:p w:rsidR="00000000" w:rsidDel="00000000" w:rsidP="00000000" w:rsidRDefault="00000000" w:rsidRPr="00000000" w14:paraId="00000559">
      <w:pPr>
        <w:numPr>
          <w:ilvl w:val="0"/>
          <w:numId w:val="26"/>
        </w:numPr>
        <w:ind w:left="720" w:hanging="360"/>
      </w:pPr>
      <w:r w:rsidDel="00000000" w:rsidR="00000000" w:rsidRPr="00000000">
        <w:rPr>
          <w:rtl w:val="0"/>
        </w:rPr>
        <w:t xml:space="preserve">What custody and price risks does each participant carry?</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A healthy circular economy depends on voluntary participation. Merchants and workers should understand the payment, pricing, custody, accounting, and volatility risks. Adoption numbers alone do not show whether the network is useful.</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The strongest local loop solves a real problem for more than one participant. It should not depend permanently on giveaways or on one organizer processing every payment.</w:t>
      </w:r>
    </w:p>
    <w:p w:rsidR="00000000" w:rsidDel="00000000" w:rsidP="00000000" w:rsidRDefault="00000000" w:rsidRPr="00000000" w14:paraId="0000055E">
      <w:pPr>
        <w:pStyle w:val="Heading3"/>
        <w:rPr/>
      </w:pPr>
      <w:bookmarkStart w:colFirst="0" w:colLast="0" w:name="_141fguyea5x6" w:id="72"/>
      <w:bookmarkEnd w:id="72"/>
      <w:r w:rsidDel="00000000" w:rsidR="00000000" w:rsidRPr="00000000">
        <w:rPr>
          <w:rtl w:val="0"/>
        </w:rPr>
        <w:t xml:space="preserve">Merchant or community use cases</w:t>
      </w:r>
    </w:p>
    <w:p w:rsidR="00000000" w:rsidDel="00000000" w:rsidP="00000000" w:rsidRDefault="00000000" w:rsidRPr="00000000" w14:paraId="0000055F">
      <w:pPr>
        <w:rPr/>
      </w:pPr>
      <w:r w:rsidDel="00000000" w:rsidR="00000000" w:rsidRPr="00000000">
        <w:rPr>
          <w:rtl w:val="0"/>
        </w:rPr>
        <w:t xml:space="preserve">A merchant needs more than a receive button. The full payment process may include pricing, staff training, receipts, refunds, custody, conversion, accounting, taxes, device security, and support.</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Before accepting Bitcoin, a merchant should decide:</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numPr>
          <w:ilvl w:val="0"/>
          <w:numId w:val="3"/>
        </w:numPr>
        <w:ind w:left="720" w:hanging="360"/>
      </w:pPr>
      <w:r w:rsidDel="00000000" w:rsidR="00000000" w:rsidRPr="00000000">
        <w:rPr>
          <w:rtl w:val="0"/>
        </w:rPr>
        <w:t xml:space="preserve">whether prices are displayed in local currency, sats, or both;</w:t>
      </w:r>
    </w:p>
    <w:p w:rsidR="00000000" w:rsidDel="00000000" w:rsidP="00000000" w:rsidRDefault="00000000" w:rsidRPr="00000000" w14:paraId="00000564">
      <w:pPr>
        <w:numPr>
          <w:ilvl w:val="0"/>
          <w:numId w:val="3"/>
        </w:numPr>
        <w:ind w:left="720" w:hanging="360"/>
      </w:pPr>
      <w:r w:rsidDel="00000000" w:rsidR="00000000" w:rsidRPr="00000000">
        <w:rPr>
          <w:rtl w:val="0"/>
        </w:rPr>
        <w:t xml:space="preserve">whether payments use on-chain Bitcoin, Lightning, or both;</w:t>
      </w:r>
    </w:p>
    <w:p w:rsidR="00000000" w:rsidDel="00000000" w:rsidP="00000000" w:rsidRDefault="00000000" w:rsidRPr="00000000" w14:paraId="00000565">
      <w:pPr>
        <w:numPr>
          <w:ilvl w:val="0"/>
          <w:numId w:val="3"/>
        </w:numPr>
        <w:ind w:left="720" w:hanging="360"/>
      </w:pPr>
      <w:r w:rsidDel="00000000" w:rsidR="00000000" w:rsidRPr="00000000">
        <w:rPr>
          <w:rtl w:val="0"/>
        </w:rPr>
        <w:t xml:space="preserve">whether the wallet is custodial or self-custodial;</w:t>
      </w:r>
    </w:p>
    <w:p w:rsidR="00000000" w:rsidDel="00000000" w:rsidP="00000000" w:rsidRDefault="00000000" w:rsidRPr="00000000" w14:paraId="00000566">
      <w:pPr>
        <w:numPr>
          <w:ilvl w:val="0"/>
          <w:numId w:val="3"/>
        </w:numPr>
        <w:ind w:left="720" w:hanging="360"/>
      </w:pPr>
      <w:r w:rsidDel="00000000" w:rsidR="00000000" w:rsidRPr="00000000">
        <w:rPr>
          <w:rtl w:val="0"/>
        </w:rPr>
        <w:t xml:space="preserve">who can access the receiving device;</w:t>
      </w:r>
    </w:p>
    <w:p w:rsidR="00000000" w:rsidDel="00000000" w:rsidP="00000000" w:rsidRDefault="00000000" w:rsidRPr="00000000" w14:paraId="00000567">
      <w:pPr>
        <w:numPr>
          <w:ilvl w:val="0"/>
          <w:numId w:val="3"/>
        </w:numPr>
        <w:ind w:left="720" w:hanging="360"/>
      </w:pPr>
      <w:r w:rsidDel="00000000" w:rsidR="00000000" w:rsidRPr="00000000">
        <w:rPr>
          <w:rtl w:val="0"/>
        </w:rPr>
        <w:t xml:space="preserve">how received funds are secured or moved;</w:t>
      </w:r>
    </w:p>
    <w:p w:rsidR="00000000" w:rsidDel="00000000" w:rsidP="00000000" w:rsidRDefault="00000000" w:rsidRPr="00000000" w14:paraId="00000568">
      <w:pPr>
        <w:numPr>
          <w:ilvl w:val="0"/>
          <w:numId w:val="3"/>
        </w:numPr>
        <w:ind w:left="720" w:hanging="360"/>
      </w:pPr>
      <w:r w:rsidDel="00000000" w:rsidR="00000000" w:rsidRPr="00000000">
        <w:rPr>
          <w:rtl w:val="0"/>
        </w:rPr>
        <w:t xml:space="preserve">whether some funds are converted to local currency;</w:t>
      </w:r>
    </w:p>
    <w:p w:rsidR="00000000" w:rsidDel="00000000" w:rsidP="00000000" w:rsidRDefault="00000000" w:rsidRPr="00000000" w14:paraId="00000569">
      <w:pPr>
        <w:numPr>
          <w:ilvl w:val="0"/>
          <w:numId w:val="3"/>
        </w:numPr>
        <w:ind w:left="720" w:hanging="360"/>
      </w:pPr>
      <w:r w:rsidDel="00000000" w:rsidR="00000000" w:rsidRPr="00000000">
        <w:rPr>
          <w:rtl w:val="0"/>
        </w:rPr>
        <w:t xml:space="preserve">how payment is confirmed at the point of sale;</w:t>
      </w:r>
    </w:p>
    <w:p w:rsidR="00000000" w:rsidDel="00000000" w:rsidP="00000000" w:rsidRDefault="00000000" w:rsidRPr="00000000" w14:paraId="0000056A">
      <w:pPr>
        <w:numPr>
          <w:ilvl w:val="0"/>
          <w:numId w:val="3"/>
        </w:numPr>
        <w:ind w:left="720" w:hanging="360"/>
      </w:pPr>
      <w:r w:rsidDel="00000000" w:rsidR="00000000" w:rsidRPr="00000000">
        <w:rPr>
          <w:rtl w:val="0"/>
        </w:rPr>
        <w:t xml:space="preserve">how refunds and mistakes are handled;</w:t>
      </w:r>
    </w:p>
    <w:p w:rsidR="00000000" w:rsidDel="00000000" w:rsidP="00000000" w:rsidRDefault="00000000" w:rsidRPr="00000000" w14:paraId="0000056B">
      <w:pPr>
        <w:numPr>
          <w:ilvl w:val="0"/>
          <w:numId w:val="3"/>
        </w:numPr>
        <w:ind w:left="720" w:hanging="360"/>
      </w:pPr>
      <w:r w:rsidDel="00000000" w:rsidR="00000000" w:rsidRPr="00000000">
        <w:rPr>
          <w:rtl w:val="0"/>
        </w:rPr>
        <w:t xml:space="preserve">what records local law requires;</w:t>
      </w:r>
    </w:p>
    <w:p w:rsidR="00000000" w:rsidDel="00000000" w:rsidP="00000000" w:rsidRDefault="00000000" w:rsidRPr="00000000" w14:paraId="0000056C">
      <w:pPr>
        <w:numPr>
          <w:ilvl w:val="0"/>
          <w:numId w:val="3"/>
        </w:numPr>
        <w:ind w:left="720" w:hanging="360"/>
      </w:pPr>
      <w:r w:rsidDel="00000000" w:rsidR="00000000" w:rsidRPr="00000000">
        <w:rPr>
          <w:rtl w:val="0"/>
        </w:rPr>
        <w:t xml:space="preserve">what staff do when the network or wallet fails.</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Community use cases may include:</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numPr>
          <w:ilvl w:val="0"/>
          <w:numId w:val="3"/>
        </w:numPr>
        <w:ind w:left="720" w:hanging="360"/>
      </w:pPr>
      <w:r w:rsidDel="00000000" w:rsidR="00000000" w:rsidRPr="00000000">
        <w:rPr>
          <w:rtl w:val="0"/>
        </w:rPr>
        <w:t xml:space="preserve">paying local workers or creators;</w:t>
      </w:r>
    </w:p>
    <w:p w:rsidR="00000000" w:rsidDel="00000000" w:rsidP="00000000" w:rsidRDefault="00000000" w:rsidRPr="00000000" w14:paraId="00000571">
      <w:pPr>
        <w:numPr>
          <w:ilvl w:val="0"/>
          <w:numId w:val="3"/>
        </w:numPr>
        <w:ind w:left="720" w:hanging="360"/>
      </w:pPr>
      <w:r w:rsidDel="00000000" w:rsidR="00000000" w:rsidRPr="00000000">
        <w:rPr>
          <w:rtl w:val="0"/>
        </w:rPr>
        <w:t xml:space="preserve">receiving donations transparently;</w:t>
      </w:r>
    </w:p>
    <w:p w:rsidR="00000000" w:rsidDel="00000000" w:rsidP="00000000" w:rsidRDefault="00000000" w:rsidRPr="00000000" w14:paraId="00000572">
      <w:pPr>
        <w:numPr>
          <w:ilvl w:val="0"/>
          <w:numId w:val="3"/>
        </w:numPr>
        <w:ind w:left="720" w:hanging="360"/>
      </w:pPr>
      <w:r w:rsidDel="00000000" w:rsidR="00000000" w:rsidRPr="00000000">
        <w:rPr>
          <w:rtl w:val="0"/>
        </w:rPr>
        <w:t xml:space="preserve">transferring value between community groups;</w:t>
      </w:r>
    </w:p>
    <w:p w:rsidR="00000000" w:rsidDel="00000000" w:rsidP="00000000" w:rsidRDefault="00000000" w:rsidRPr="00000000" w14:paraId="00000573">
      <w:pPr>
        <w:numPr>
          <w:ilvl w:val="0"/>
          <w:numId w:val="3"/>
        </w:numPr>
        <w:ind w:left="720" w:hanging="360"/>
      </w:pPr>
      <w:r w:rsidDel="00000000" w:rsidR="00000000" w:rsidRPr="00000000">
        <w:rPr>
          <w:rtl w:val="0"/>
        </w:rPr>
        <w:t xml:space="preserve">supporting a savings group with clearly defined custody;</w:t>
      </w:r>
    </w:p>
    <w:p w:rsidR="00000000" w:rsidDel="00000000" w:rsidP="00000000" w:rsidRDefault="00000000" w:rsidRPr="00000000" w14:paraId="00000574">
      <w:pPr>
        <w:numPr>
          <w:ilvl w:val="0"/>
          <w:numId w:val="3"/>
        </w:numPr>
        <w:ind w:left="720" w:hanging="360"/>
      </w:pPr>
      <w:r w:rsidDel="00000000" w:rsidR="00000000" w:rsidRPr="00000000">
        <w:rPr>
          <w:rtl w:val="0"/>
        </w:rPr>
        <w:t xml:space="preserve">helping a remote worker receive international payment;</w:t>
      </w:r>
    </w:p>
    <w:p w:rsidR="00000000" w:rsidDel="00000000" w:rsidP="00000000" w:rsidRDefault="00000000" w:rsidRPr="00000000" w14:paraId="00000575">
      <w:pPr>
        <w:numPr>
          <w:ilvl w:val="0"/>
          <w:numId w:val="3"/>
        </w:numPr>
        <w:ind w:left="720" w:hanging="360"/>
      </w:pPr>
      <w:r w:rsidDel="00000000" w:rsidR="00000000" w:rsidRPr="00000000">
        <w:rPr>
          <w:rtl w:val="0"/>
        </w:rPr>
        <w:t xml:space="preserve">connecting local producers and merchants;</w:t>
      </w:r>
    </w:p>
    <w:p w:rsidR="00000000" w:rsidDel="00000000" w:rsidP="00000000" w:rsidRDefault="00000000" w:rsidRPr="00000000" w14:paraId="00000576">
      <w:pPr>
        <w:numPr>
          <w:ilvl w:val="0"/>
          <w:numId w:val="3"/>
        </w:numPr>
        <w:ind w:left="720" w:hanging="360"/>
      </w:pPr>
      <w:r w:rsidDel="00000000" w:rsidR="00000000" w:rsidRPr="00000000">
        <w:rPr>
          <w:rtl w:val="0"/>
        </w:rPr>
        <w:t xml:space="preserve">teaching safe wallet use;</w:t>
      </w:r>
    </w:p>
    <w:p w:rsidR="00000000" w:rsidDel="00000000" w:rsidP="00000000" w:rsidRDefault="00000000" w:rsidRPr="00000000" w14:paraId="00000577">
      <w:pPr>
        <w:numPr>
          <w:ilvl w:val="0"/>
          <w:numId w:val="3"/>
        </w:numPr>
        <w:ind w:left="720" w:hanging="360"/>
      </w:pPr>
      <w:r w:rsidDel="00000000" w:rsidR="00000000" w:rsidRPr="00000000">
        <w:rPr>
          <w:rtl w:val="0"/>
        </w:rPr>
        <w:t xml:space="preserve">providing emergency support where ordinary payment systems are unavailable.</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Community custody requires special care. If one organizer holds funds for many people, that organizer becomes a custodian and a point of trust. Shared funds need transparent rules, records, access controls, and legal review where appropriate.</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For each use case, define success in terms of the problem solved, not the number of transactions completed.</w:t>
      </w:r>
    </w:p>
    <w:p w:rsidR="00000000" w:rsidDel="00000000" w:rsidP="00000000" w:rsidRDefault="00000000" w:rsidRPr="00000000" w14:paraId="0000057C">
      <w:pPr>
        <w:pStyle w:val="Heading3"/>
        <w:rPr/>
      </w:pPr>
      <w:bookmarkStart w:colFirst="0" w:colLast="0" w:name="_nbqntcdk9ywv" w:id="73"/>
      <w:bookmarkEnd w:id="73"/>
      <w:r w:rsidDel="00000000" w:rsidR="00000000" w:rsidRPr="00000000">
        <w:rPr>
          <w:rtl w:val="0"/>
        </w:rPr>
        <w:t xml:space="preserve">Local resource maps and community discovery</w:t>
      </w:r>
    </w:p>
    <w:p w:rsidR="00000000" w:rsidDel="00000000" w:rsidP="00000000" w:rsidRDefault="00000000" w:rsidRPr="00000000" w14:paraId="0000057D">
      <w:pPr>
        <w:rPr/>
      </w:pPr>
      <w:r w:rsidDel="00000000" w:rsidR="00000000" w:rsidRPr="00000000">
        <w:rPr>
          <w:rtl w:val="0"/>
        </w:rPr>
        <w:t xml:space="preserve">Maps and community directories can help learners find merchants, educators, meetups, and circular economies. Listings can be incomplete or outdated. A place shown on a map may have stopped accepting Bitcoin, changed its wallet, or closed.</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Use a resource map safely:</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numPr>
          <w:ilvl w:val="0"/>
          <w:numId w:val="15"/>
        </w:numPr>
        <w:ind w:left="720" w:hanging="360"/>
      </w:pPr>
      <w:r w:rsidDel="00000000" w:rsidR="00000000" w:rsidRPr="00000000">
        <w:rPr>
          <w:rtl w:val="0"/>
        </w:rPr>
        <w:t xml:space="preserve">Check when the listing was last verified.</w:t>
      </w:r>
    </w:p>
    <w:p w:rsidR="00000000" w:rsidDel="00000000" w:rsidP="00000000" w:rsidRDefault="00000000" w:rsidRPr="00000000" w14:paraId="00000582">
      <w:pPr>
        <w:numPr>
          <w:ilvl w:val="0"/>
          <w:numId w:val="15"/>
        </w:numPr>
        <w:ind w:left="720" w:hanging="360"/>
      </w:pPr>
      <w:r w:rsidDel="00000000" w:rsidR="00000000" w:rsidRPr="00000000">
        <w:rPr>
          <w:rtl w:val="0"/>
        </w:rPr>
        <w:t xml:space="preserve">Contact the merchant or organizer before making a special journey.</w:t>
      </w:r>
    </w:p>
    <w:p w:rsidR="00000000" w:rsidDel="00000000" w:rsidP="00000000" w:rsidRDefault="00000000" w:rsidRPr="00000000" w14:paraId="00000583">
      <w:pPr>
        <w:numPr>
          <w:ilvl w:val="0"/>
          <w:numId w:val="15"/>
        </w:numPr>
        <w:ind w:left="720" w:hanging="360"/>
      </w:pPr>
      <w:r w:rsidDel="00000000" w:rsidR="00000000" w:rsidRPr="00000000">
        <w:rPr>
          <w:rtl w:val="0"/>
        </w:rPr>
        <w:t xml:space="preserve">Ask which payment method is accepted.</w:t>
      </w:r>
    </w:p>
    <w:p w:rsidR="00000000" w:rsidDel="00000000" w:rsidP="00000000" w:rsidRDefault="00000000" w:rsidRPr="00000000" w14:paraId="00000584">
      <w:pPr>
        <w:numPr>
          <w:ilvl w:val="0"/>
          <w:numId w:val="15"/>
        </w:numPr>
        <w:ind w:left="720" w:hanging="360"/>
      </w:pPr>
      <w:r w:rsidDel="00000000" w:rsidR="00000000" w:rsidRPr="00000000">
        <w:rPr>
          <w:rtl w:val="0"/>
        </w:rPr>
        <w:t xml:space="preserve">Bring an alternative way to pay.</w:t>
      </w:r>
    </w:p>
    <w:p w:rsidR="00000000" w:rsidDel="00000000" w:rsidP="00000000" w:rsidRDefault="00000000" w:rsidRPr="00000000" w14:paraId="00000585">
      <w:pPr>
        <w:numPr>
          <w:ilvl w:val="0"/>
          <w:numId w:val="15"/>
        </w:numPr>
        <w:ind w:left="720" w:hanging="360"/>
      </w:pPr>
      <w:r w:rsidDel="00000000" w:rsidR="00000000" w:rsidRPr="00000000">
        <w:rPr>
          <w:rtl w:val="0"/>
        </w:rPr>
        <w:t xml:space="preserve">Do not publish another person's location or details without permission.</w:t>
      </w:r>
    </w:p>
    <w:p w:rsidR="00000000" w:rsidDel="00000000" w:rsidP="00000000" w:rsidRDefault="00000000" w:rsidRPr="00000000" w14:paraId="00000586">
      <w:pPr>
        <w:numPr>
          <w:ilvl w:val="0"/>
          <w:numId w:val="15"/>
        </w:numPr>
        <w:ind w:left="720" w:hanging="360"/>
      </w:pPr>
      <w:r w:rsidDel="00000000" w:rsidR="00000000" w:rsidRPr="00000000">
        <w:rPr>
          <w:rtl w:val="0"/>
        </w:rPr>
        <w:t xml:space="preserve">Submit corrections only when the information has been checked.</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A local community can provide practical support, but membership is not proof of trustworthiness. Do not reveal seed phrases, balances, home addresses, or security arrangements at a meetup. Be cautious when a new contact offers investment management, private exchange, guaranteed returns, or urgent help.</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Record your local resources:</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b w:val="1"/>
                <w:bCs w:val="1"/>
              </w:rPr>
            </w:pPr>
            <w:r w:rsidDel="00000000" w:rsidR="00000000" w:rsidRPr="00000000">
              <w:rPr>
                <w:b w:val="1"/>
                <w:bCs w:val="1"/>
                <w:rtl w:val="0"/>
              </w:rPr>
              <w:t xml:space="preserve">Date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b w:val="1"/>
                <w:bCs w:val="1"/>
              </w:rPr>
            </w:pPr>
            <w:r w:rsidDel="00000000" w:rsidR="00000000" w:rsidRPr="00000000">
              <w:rPr>
                <w:b w:val="1"/>
                <w:bCs w:val="1"/>
                <w:rtl w:val="0"/>
              </w:rPr>
              <w:t xml:space="preserve">Contact or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b w:val="1"/>
                <w:bCs w:val="1"/>
              </w:rPr>
            </w:pPr>
            <w:r w:rsidDel="00000000" w:rsidR="00000000" w:rsidRPr="00000000">
              <w:rPr>
                <w:b w:val="1"/>
                <w:bCs w:val="1"/>
                <w:rtl w:val="0"/>
              </w:rPr>
              <w:t xml:space="preserve">Safety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rtl w:val="0"/>
              </w:rPr>
              <w:t xml:space="preserve">Education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Merchant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Technical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Local exchange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Legal or tax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r>
          </w:p>
        </w:tc>
      </w:tr>
    </w:tbl>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Good community discovery helps you find people who explain, verify, and respect your choices. It should not make you dependent on one leader.</w:t>
      </w:r>
    </w:p>
    <w:p w:rsidR="00000000" w:rsidDel="00000000" w:rsidP="00000000" w:rsidRDefault="00000000" w:rsidRPr="00000000" w14:paraId="000005AC">
      <w:pPr>
        <w:pStyle w:val="Heading3"/>
        <w:rPr/>
      </w:pPr>
      <w:bookmarkStart w:colFirst="0" w:colLast="0" w:name="_oiagkejwsd9n" w:id="74"/>
      <w:bookmarkEnd w:id="74"/>
      <w:r w:rsidDel="00000000" w:rsidR="00000000" w:rsidRPr="00000000">
        <w:rPr>
          <w:rtl w:val="0"/>
        </w:rPr>
        <w:t xml:space="preserve">Review: how can Bitcoin function as money in this community?</w:t>
      </w:r>
    </w:p>
    <w:p w:rsidR="00000000" w:rsidDel="00000000" w:rsidP="00000000" w:rsidRDefault="00000000" w:rsidRPr="00000000" w14:paraId="000005AD">
      <w:pPr>
        <w:rPr/>
      </w:pPr>
      <w:r w:rsidDel="00000000" w:rsidR="00000000" w:rsidRPr="00000000">
        <w:rPr>
          <w:rtl w:val="0"/>
        </w:rPr>
        <w:t xml:space="preserve">Review the local module you completed.</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numPr>
          <w:ilvl w:val="0"/>
          <w:numId w:val="21"/>
        </w:numPr>
        <w:ind w:left="720" w:hanging="360"/>
      </w:pPr>
      <w:r w:rsidDel="00000000" w:rsidR="00000000" w:rsidRPr="00000000">
        <w:rPr>
          <w:rtl w:val="0"/>
        </w:rPr>
        <w:t xml:space="preserve">What local problem or opportunity did you examine?</w:t>
      </w:r>
    </w:p>
    <w:p w:rsidR="00000000" w:rsidDel="00000000" w:rsidP="00000000" w:rsidRDefault="00000000" w:rsidRPr="00000000" w14:paraId="000005B0">
      <w:pPr>
        <w:numPr>
          <w:ilvl w:val="0"/>
          <w:numId w:val="21"/>
        </w:numPr>
        <w:ind w:left="720" w:hanging="360"/>
      </w:pPr>
      <w:r w:rsidDel="00000000" w:rsidR="00000000" w:rsidRPr="00000000">
        <w:rPr>
          <w:rtl w:val="0"/>
        </w:rPr>
        <w:t xml:space="preserve">Which function of money was involved: medium of exchange, store of value, or unit of account?</w:t>
      </w:r>
    </w:p>
    <w:p w:rsidR="00000000" w:rsidDel="00000000" w:rsidP="00000000" w:rsidRDefault="00000000" w:rsidRPr="00000000" w14:paraId="000005B1">
      <w:pPr>
        <w:numPr>
          <w:ilvl w:val="0"/>
          <w:numId w:val="21"/>
        </w:numPr>
        <w:ind w:left="720" w:hanging="360"/>
      </w:pPr>
      <w:r w:rsidDel="00000000" w:rsidR="00000000" w:rsidRPr="00000000">
        <w:rPr>
          <w:rtl w:val="0"/>
        </w:rPr>
        <w:t xml:space="preserve">Was the payment or tool on-chain, Lightning, or both?</w:t>
      </w:r>
    </w:p>
    <w:p w:rsidR="00000000" w:rsidDel="00000000" w:rsidP="00000000" w:rsidRDefault="00000000" w:rsidRPr="00000000" w14:paraId="000005B2">
      <w:pPr>
        <w:numPr>
          <w:ilvl w:val="0"/>
          <w:numId w:val="21"/>
        </w:numPr>
        <w:ind w:left="720" w:hanging="360"/>
      </w:pPr>
      <w:r w:rsidDel="00000000" w:rsidR="00000000" w:rsidRPr="00000000">
        <w:rPr>
          <w:rtl w:val="0"/>
        </w:rPr>
        <w:t xml:space="preserve">Who controlled the keys?</w:t>
      </w:r>
    </w:p>
    <w:p w:rsidR="00000000" w:rsidDel="00000000" w:rsidP="00000000" w:rsidRDefault="00000000" w:rsidRPr="00000000" w14:paraId="000005B3">
      <w:pPr>
        <w:numPr>
          <w:ilvl w:val="0"/>
          <w:numId w:val="21"/>
        </w:numPr>
        <w:ind w:left="720" w:hanging="360"/>
      </w:pPr>
      <w:r w:rsidDel="00000000" w:rsidR="00000000" w:rsidRPr="00000000">
        <w:rPr>
          <w:rtl w:val="0"/>
        </w:rPr>
        <w:t xml:space="preserve">What was the strongest benefit?</w:t>
      </w:r>
    </w:p>
    <w:p w:rsidR="00000000" w:rsidDel="00000000" w:rsidP="00000000" w:rsidRDefault="00000000" w:rsidRPr="00000000" w14:paraId="000005B4">
      <w:pPr>
        <w:numPr>
          <w:ilvl w:val="0"/>
          <w:numId w:val="21"/>
        </w:numPr>
        <w:ind w:left="720" w:hanging="360"/>
      </w:pPr>
      <w:r w:rsidDel="00000000" w:rsidR="00000000" w:rsidRPr="00000000">
        <w:rPr>
          <w:rtl w:val="0"/>
        </w:rPr>
        <w:t xml:space="preserve">What was the most serious risk?</w:t>
      </w:r>
    </w:p>
    <w:p w:rsidR="00000000" w:rsidDel="00000000" w:rsidP="00000000" w:rsidRDefault="00000000" w:rsidRPr="00000000" w14:paraId="000005B5">
      <w:pPr>
        <w:numPr>
          <w:ilvl w:val="0"/>
          <w:numId w:val="21"/>
        </w:numPr>
        <w:ind w:left="720" w:hanging="360"/>
      </w:pPr>
      <w:r w:rsidDel="00000000" w:rsidR="00000000" w:rsidRPr="00000000">
        <w:rPr>
          <w:rtl w:val="0"/>
        </w:rPr>
        <w:t xml:space="preserve">How did local law, infrastructure, language, or culture affect the result?</w:t>
      </w:r>
    </w:p>
    <w:p w:rsidR="00000000" w:rsidDel="00000000" w:rsidP="00000000" w:rsidRDefault="00000000" w:rsidRPr="00000000" w14:paraId="000005B6">
      <w:pPr>
        <w:numPr>
          <w:ilvl w:val="0"/>
          <w:numId w:val="21"/>
        </w:numPr>
        <w:ind w:left="720" w:hanging="360"/>
      </w:pPr>
      <w:r w:rsidDel="00000000" w:rsidR="00000000" w:rsidRPr="00000000">
        <w:rPr>
          <w:rtl w:val="0"/>
        </w:rPr>
        <w:t xml:space="preserve">What would need to improve before the method could be used more widely?</w:t>
      </w:r>
    </w:p>
    <w:p w:rsidR="00000000" w:rsidDel="00000000" w:rsidP="00000000" w:rsidRDefault="00000000" w:rsidRPr="00000000" w14:paraId="000005B7">
      <w:pPr>
        <w:numPr>
          <w:ilvl w:val="0"/>
          <w:numId w:val="21"/>
        </w:numPr>
        <w:ind w:left="720" w:hanging="360"/>
      </w:pPr>
      <w:r w:rsidDel="00000000" w:rsidR="00000000" w:rsidRPr="00000000">
        <w:rPr>
          <w:rtl w:val="0"/>
        </w:rPr>
        <w:t xml:space="preserve">What is one safe next step?</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Use this final test for any proposed use:</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b w:val="1"/>
                <w:bCs w:val="1"/>
              </w:rPr>
            </w:pPr>
            <w:r w:rsidDel="00000000" w:rsidR="00000000" w:rsidRPr="00000000">
              <w:rPr>
                <w:b w:val="1"/>
                <w:bCs w:val="1"/>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b w:val="1"/>
                <w:bCs w:val="1"/>
              </w:rPr>
            </w:pPr>
            <w:r w:rsidDel="00000000" w:rsidR="00000000" w:rsidRPr="00000000">
              <w:rPr>
                <w:b w:val="1"/>
                <w:bCs w:val="1"/>
                <w:rtl w:val="0"/>
              </w:rPr>
              <w:t xml:space="preserve">Your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b w:val="1"/>
                <w:bCs w:val="1"/>
                <w:rtl w:val="0"/>
              </w:rPr>
              <w:t xml:space="preserve">Need:</w:t>
            </w:r>
            <w:r w:rsidDel="00000000" w:rsidR="00000000" w:rsidRPr="00000000">
              <w:rPr>
                <w:rtl w:val="0"/>
              </w:rPr>
              <w:t xml:space="preserve"> What real need does it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b w:val="1"/>
                <w:bCs w:val="1"/>
                <w:rtl w:val="0"/>
              </w:rPr>
              <w:t xml:space="preserve">Fit:</w:t>
            </w:r>
            <w:r w:rsidDel="00000000" w:rsidR="00000000" w:rsidRPr="00000000">
              <w:rPr>
                <w:rtl w:val="0"/>
              </w:rPr>
              <w:t xml:space="preserve"> Why is Bitcoin suitable?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b w:val="1"/>
                <w:bCs w:val="1"/>
                <w:rtl w:val="0"/>
              </w:rPr>
              <w:t xml:space="preserve">Method:</w:t>
            </w:r>
            <w:r w:rsidDel="00000000" w:rsidR="00000000" w:rsidRPr="00000000">
              <w:rPr>
                <w:rtl w:val="0"/>
              </w:rPr>
              <w:t xml:space="preserve"> How does value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b w:val="1"/>
                <w:bCs w:val="1"/>
                <w:rtl w:val="0"/>
              </w:rPr>
              <w:t xml:space="preserve">Custody:</w:t>
            </w:r>
            <w:r w:rsidDel="00000000" w:rsidR="00000000" w:rsidRPr="00000000">
              <w:rPr>
                <w:rtl w:val="0"/>
              </w:rPr>
              <w:t xml:space="preserve"> Who controls the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b w:val="1"/>
                <w:bCs w:val="1"/>
                <w:rtl w:val="0"/>
              </w:rPr>
              <w:t xml:space="preserve">Cost:</w:t>
            </w:r>
            <w:r w:rsidDel="00000000" w:rsidR="00000000" w:rsidRPr="00000000">
              <w:rPr>
                <w:rtl w:val="0"/>
              </w:rPr>
              <w:t xml:space="preserve"> What are all fees and trade-offs?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b w:val="1"/>
                <w:bCs w:val="1"/>
                <w:rtl w:val="0"/>
              </w:rPr>
              <w:t xml:space="preserve">Safety:</w:t>
            </w:r>
            <w:r w:rsidDel="00000000" w:rsidR="00000000" w:rsidRPr="00000000">
              <w:rPr>
                <w:rtl w:val="0"/>
              </w:rPr>
              <w:t xml:space="preserve"> How are errors, scams, and loss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b w:val="1"/>
                <w:bCs w:val="1"/>
                <w:rtl w:val="0"/>
              </w:rPr>
              <w:t xml:space="preserve">Local context:</w:t>
            </w:r>
            <w:r w:rsidDel="00000000" w:rsidR="00000000" w:rsidRPr="00000000">
              <w:rPr>
                <w:rtl w:val="0"/>
              </w:rPr>
              <w:t xml:space="preserve"> What rules and conditions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b w:val="1"/>
                <w:bCs w:val="1"/>
                <w:rtl w:val="0"/>
              </w:rPr>
              <w:t xml:space="preserve">Evidence:</w:t>
            </w:r>
            <w:r w:rsidDel="00000000" w:rsidR="00000000" w:rsidRPr="00000000">
              <w:rPr>
                <w:rtl w:val="0"/>
              </w:rPr>
              <w:t xml:space="preserve"> How will we know it worked?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r>
          </w:p>
        </w:tc>
      </w:tr>
    </w:tbl>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b w:val="1"/>
          <w:bCs w:val="1"/>
          <w:rtl w:val="0"/>
        </w:rPr>
        <w:t xml:space="preserve">Block 4 answer:</w:t>
      </w:r>
      <w:r w:rsidDel="00000000" w:rsidR="00000000" w:rsidRPr="00000000">
        <w:rPr>
          <w:rtl w:val="0"/>
        </w:rPr>
        <w:t xml:space="preserve"> Bitcoin can function as money when people voluntarily use it to earn, save, receive, send, spend, price, or settle value. A useful local application begins with a real need, makes custody and costs clear, respects local law and safety, and gives learners enough knowledge to choose freely.</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rPr/>
      </w:pPr>
      <w:bookmarkStart w:colFirst="0" w:colLast="0" w:name="_j67tvv3itayu" w:id="75"/>
      <w:bookmarkEnd w:id="75"/>
      <w:r w:rsidDel="00000000" w:rsidR="00000000" w:rsidRPr="00000000">
        <w:rPr>
          <w:rtl w:val="0"/>
        </w:rPr>
        <w:t xml:space="preserve">7. Back Of Diploma: Next Steps</w:t>
      </w:r>
    </w:p>
    <w:p w:rsidR="00000000" w:rsidDel="00000000" w:rsidP="00000000" w:rsidRDefault="00000000" w:rsidRPr="00000000" w14:paraId="000005D2">
      <w:pPr>
        <w:pStyle w:val="Heading3"/>
        <w:rPr/>
      </w:pPr>
      <w:bookmarkStart w:colFirst="0" w:colLast="0" w:name="_84clt6jle5xk" w:id="76"/>
      <w:bookmarkEnd w:id="76"/>
      <w:r w:rsidDel="00000000" w:rsidR="00000000" w:rsidRPr="00000000">
        <w:rPr>
          <w:rtl w:val="0"/>
        </w:rPr>
        <w:t xml:space="preserve">A short “What now?” next-steps list</w:t>
      </w:r>
    </w:p>
    <w:p w:rsidR="00000000" w:rsidDel="00000000" w:rsidP="00000000" w:rsidRDefault="00000000" w:rsidRPr="00000000" w14:paraId="000005D3">
      <w:pPr>
        <w:rPr/>
      </w:pPr>
      <w:r w:rsidDel="00000000" w:rsidR="00000000" w:rsidRPr="00000000">
        <w:rPr>
          <w:rtl w:val="0"/>
        </w:rPr>
        <w:t xml:space="preserve">You now have a foundation. Protect it by moving slowly.</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numPr>
          <w:ilvl w:val="0"/>
          <w:numId w:val="22"/>
        </w:numPr>
        <w:ind w:left="720" w:hanging="360"/>
      </w:pPr>
      <w:r w:rsidDel="00000000" w:rsidR="00000000" w:rsidRPr="00000000">
        <w:rPr>
          <w:b w:val="1"/>
          <w:bCs w:val="1"/>
          <w:rtl w:val="0"/>
        </w:rPr>
        <w:t xml:space="preserve">Review your opening answers.</w:t>
      </w:r>
      <w:r w:rsidDel="00000000" w:rsidR="00000000" w:rsidRPr="00000000">
        <w:rPr>
          <w:rtl w:val="0"/>
        </w:rPr>
        <w:t xml:space="preserve"> What changed in your understanding of money, control, value, and trust?</w:t>
      </w:r>
    </w:p>
    <w:p w:rsidR="00000000" w:rsidDel="00000000" w:rsidP="00000000" w:rsidRDefault="00000000" w:rsidRPr="00000000" w14:paraId="000005D6">
      <w:pPr>
        <w:numPr>
          <w:ilvl w:val="0"/>
          <w:numId w:val="22"/>
        </w:numPr>
        <w:ind w:left="720" w:hanging="360"/>
      </w:pPr>
      <w:r w:rsidDel="00000000" w:rsidR="00000000" w:rsidRPr="00000000">
        <w:rPr>
          <w:b w:val="1"/>
          <w:bCs w:val="1"/>
          <w:rtl w:val="0"/>
        </w:rPr>
        <w:t xml:space="preserve">Explain Bitcoin to another beginner.</w:t>
      </w:r>
      <w:r w:rsidDel="00000000" w:rsidR="00000000" w:rsidRPr="00000000">
        <w:rPr>
          <w:rtl w:val="0"/>
        </w:rPr>
        <w:t xml:space="preserve"> Use plain language. If you cannot explain a term, return to that section.</w:t>
      </w:r>
    </w:p>
    <w:p w:rsidR="00000000" w:rsidDel="00000000" w:rsidP="00000000" w:rsidRDefault="00000000" w:rsidRPr="00000000" w14:paraId="000005D7">
      <w:pPr>
        <w:numPr>
          <w:ilvl w:val="0"/>
          <w:numId w:val="22"/>
        </w:numPr>
        <w:ind w:left="720" w:hanging="360"/>
      </w:pPr>
      <w:r w:rsidDel="00000000" w:rsidR="00000000" w:rsidRPr="00000000">
        <w:rPr>
          <w:b w:val="1"/>
          <w:bCs w:val="1"/>
          <w:rtl w:val="0"/>
        </w:rPr>
        <w:t xml:space="preserve">Choose one practical skill to repeat.</w:t>
      </w:r>
      <w:r w:rsidDel="00000000" w:rsidR="00000000" w:rsidRPr="00000000">
        <w:rPr>
          <w:rtl w:val="0"/>
        </w:rPr>
        <w:t xml:space="preserve"> This may be identifying custody, checking an address, reading a transaction, recognizing a scam, or comparing local pathways.</w:t>
      </w:r>
    </w:p>
    <w:p w:rsidR="00000000" w:rsidDel="00000000" w:rsidP="00000000" w:rsidRDefault="00000000" w:rsidRPr="00000000" w14:paraId="000005D8">
      <w:pPr>
        <w:numPr>
          <w:ilvl w:val="0"/>
          <w:numId w:val="22"/>
        </w:numPr>
        <w:ind w:left="720" w:hanging="360"/>
      </w:pPr>
      <w:r w:rsidDel="00000000" w:rsidR="00000000" w:rsidRPr="00000000">
        <w:rPr>
          <w:b w:val="1"/>
          <w:bCs w:val="1"/>
          <w:rtl w:val="0"/>
        </w:rPr>
        <w:t xml:space="preserve">Create a personal safety plan.</w:t>
      </w:r>
      <w:r w:rsidDel="00000000" w:rsidR="00000000" w:rsidRPr="00000000">
        <w:rPr>
          <w:rtl w:val="0"/>
        </w:rPr>
        <w:t xml:space="preserve"> Decide what you will verify before installing a wallet, moving funds, or asking for help.</w:t>
      </w:r>
    </w:p>
    <w:p w:rsidR="00000000" w:rsidDel="00000000" w:rsidP="00000000" w:rsidRDefault="00000000" w:rsidRPr="00000000" w14:paraId="000005D9">
      <w:pPr>
        <w:numPr>
          <w:ilvl w:val="0"/>
          <w:numId w:val="22"/>
        </w:numPr>
        <w:ind w:left="720" w:hanging="360"/>
      </w:pPr>
      <w:r w:rsidDel="00000000" w:rsidR="00000000" w:rsidRPr="00000000">
        <w:rPr>
          <w:b w:val="1"/>
          <w:bCs w:val="1"/>
          <w:rtl w:val="0"/>
        </w:rPr>
        <w:t xml:space="preserve">Study before increasing risk.</w:t>
      </w:r>
      <w:r w:rsidDel="00000000" w:rsidR="00000000" w:rsidRPr="00000000">
        <w:rPr>
          <w:rtl w:val="0"/>
        </w:rPr>
        <w:t xml:space="preserve"> Learn more about self-custody, recovery, privacy, and inheritance before holding a meaningful amount.</w:t>
      </w:r>
    </w:p>
    <w:p w:rsidR="00000000" w:rsidDel="00000000" w:rsidP="00000000" w:rsidRDefault="00000000" w:rsidRPr="00000000" w14:paraId="000005DA">
      <w:pPr>
        <w:numPr>
          <w:ilvl w:val="0"/>
          <w:numId w:val="22"/>
        </w:numPr>
        <w:ind w:left="720" w:hanging="360"/>
      </w:pPr>
      <w:r w:rsidDel="00000000" w:rsidR="00000000" w:rsidRPr="00000000">
        <w:rPr>
          <w:b w:val="1"/>
          <w:bCs w:val="1"/>
          <w:rtl w:val="0"/>
        </w:rPr>
        <w:t xml:space="preserve">Find a responsible community.</w:t>
      </w:r>
      <w:r w:rsidDel="00000000" w:rsidR="00000000" w:rsidRPr="00000000">
        <w:rPr>
          <w:rtl w:val="0"/>
        </w:rPr>
        <w:t xml:space="preserve"> Look for educators who welcome questions, explain trade-offs, and never ask for secret information.</w:t>
      </w:r>
    </w:p>
    <w:p w:rsidR="00000000" w:rsidDel="00000000" w:rsidP="00000000" w:rsidRDefault="00000000" w:rsidRPr="00000000" w14:paraId="000005DB">
      <w:pPr>
        <w:numPr>
          <w:ilvl w:val="0"/>
          <w:numId w:val="22"/>
        </w:numPr>
        <w:ind w:left="720" w:hanging="360"/>
      </w:pPr>
      <w:r w:rsidDel="00000000" w:rsidR="00000000" w:rsidRPr="00000000">
        <w:rPr>
          <w:b w:val="1"/>
          <w:bCs w:val="1"/>
          <w:rtl w:val="0"/>
        </w:rPr>
        <w:t xml:space="preserve">Continue with advanced learning.</w:t>
      </w:r>
      <w:r w:rsidDel="00000000" w:rsidR="00000000" w:rsidRPr="00000000">
        <w:rPr>
          <w:rtl w:val="0"/>
        </w:rPr>
        <w:t xml:space="preserve"> Choose a topic because it supports a real goal, not because online attention makes it feel urgent.</w:t>
      </w:r>
    </w:p>
    <w:p w:rsidR="00000000" w:rsidDel="00000000" w:rsidP="00000000" w:rsidRDefault="00000000" w:rsidRPr="00000000" w14:paraId="000005DC">
      <w:pPr>
        <w:numPr>
          <w:ilvl w:val="0"/>
          <w:numId w:val="22"/>
        </w:numPr>
        <w:ind w:left="720" w:hanging="360"/>
      </w:pPr>
      <w:commentRangeStart w:id="24"/>
      <w:r w:rsidDel="00000000" w:rsidR="00000000" w:rsidRPr="00000000">
        <w:rPr>
          <w:b w:val="1"/>
          <w:bCs w:val="1"/>
          <w:rtl w:val="0"/>
        </w:rPr>
        <w:t xml:space="preserve">Contribute.</w:t>
      </w:r>
      <w:r w:rsidDel="00000000" w:rsidR="00000000" w:rsidRPr="00000000">
        <w:rPr>
          <w:rtl w:val="0"/>
        </w:rPr>
        <w:t xml:space="preserve"> Share feedback, improve a translation, support an educator, or help another learner understand a concept safely.</w:t>
      </w:r>
      <w:commentRangeEnd w:id="24"/>
      <w:r w:rsidDel="00000000" w:rsidR="00000000" w:rsidRPr="00000000">
        <w:commentReference w:id="24"/>
      </w:r>
      <w:commentRangeStart w:id="25"/>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commentRangeEnd w:id="25"/>
      <w:r w:rsidDel="00000000" w:rsidR="00000000" w:rsidRPr="00000000">
        <w:commentReference w:id="25"/>
      </w:r>
      <w:commentRangeStart w:id="26"/>
      <w:r w:rsidDel="00000000" w:rsidR="00000000" w:rsidRPr="00000000">
        <w:rPr>
          <w:rtl w:val="0"/>
        </w:rPr>
      </w:r>
    </w:p>
    <w:p w:rsidR="00000000" w:rsidDel="00000000" w:rsidP="00000000" w:rsidRDefault="00000000" w:rsidRPr="00000000" w14:paraId="000005DE">
      <w:pPr>
        <w:rPr/>
      </w:pPr>
      <w:commentRangeEnd w:id="26"/>
      <w:r w:rsidDel="00000000" w:rsidR="00000000" w:rsidRPr="00000000">
        <w:commentReference w:id="26"/>
      </w:r>
      <w:commentRangeStart w:id="27"/>
      <w:r w:rsidDel="00000000" w:rsidR="00000000" w:rsidRPr="00000000">
        <w:rPr>
          <w:rtl w:val="0"/>
        </w:rPr>
        <w:t xml:space="preserve">O</w:t>
      </w:r>
      <w:commentRangeEnd w:id="27"/>
      <w:r w:rsidDel="00000000" w:rsidR="00000000" w:rsidRPr="00000000">
        <w:commentReference w:id="27"/>
      </w:r>
      <w:r w:rsidDel="00000000" w:rsidR="00000000" w:rsidRPr="00000000">
        <w:rPr>
          <w:rtl w:val="0"/>
        </w:rPr>
        <w:t xml:space="preserve">ne safe next step is enough. You do not need to perform every possible Bitcoin action immediately.</w:t>
      </w:r>
    </w:p>
    <w:p w:rsidR="00000000" w:rsidDel="00000000" w:rsidP="00000000" w:rsidRDefault="00000000" w:rsidRPr="00000000" w14:paraId="000005DF">
      <w:pPr>
        <w:pStyle w:val="Heading3"/>
        <w:rPr/>
      </w:pPr>
      <w:bookmarkStart w:colFirst="0" w:colLast="0" w:name="_ptjbu29644sl" w:id="77"/>
      <w:bookmarkEnd w:id="77"/>
      <w:r w:rsidDel="00000000" w:rsidR="00000000" w:rsidRPr="00000000">
        <w:rPr>
          <w:rtl w:val="0"/>
        </w:rPr>
        <w:t xml:space="preserve">A safety reminder</w:t>
      </w:r>
    </w:p>
    <w:p w:rsidR="00000000" w:rsidDel="00000000" w:rsidP="00000000" w:rsidRDefault="00000000" w:rsidRPr="00000000" w14:paraId="000005E0">
      <w:pPr>
        <w:rPr/>
      </w:pPr>
      <w:r w:rsidDel="00000000" w:rsidR="00000000" w:rsidRPr="00000000">
        <w:rPr>
          <w:rtl w:val="0"/>
        </w:rPr>
        <w:t xml:space="preserve">Remember these rules:</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numPr>
          <w:ilvl w:val="0"/>
          <w:numId w:val="4"/>
        </w:numPr>
        <w:ind w:left="720" w:hanging="360"/>
      </w:pPr>
      <w:r w:rsidDel="00000000" w:rsidR="00000000" w:rsidRPr="00000000">
        <w:rPr>
          <w:rtl w:val="0"/>
        </w:rPr>
        <w:t xml:space="preserve">A seed phrase or private key gives control of funds. Never share it.</w:t>
      </w:r>
    </w:p>
    <w:p w:rsidR="00000000" w:rsidDel="00000000" w:rsidP="00000000" w:rsidRDefault="00000000" w:rsidRPr="00000000" w14:paraId="000005E3">
      <w:pPr>
        <w:numPr>
          <w:ilvl w:val="0"/>
          <w:numId w:val="4"/>
        </w:numPr>
        <w:ind w:left="720" w:hanging="360"/>
      </w:pPr>
      <w:r w:rsidDel="00000000" w:rsidR="00000000" w:rsidRPr="00000000">
        <w:rPr>
          <w:rtl w:val="0"/>
        </w:rPr>
        <w:t xml:space="preserve">Verify the recipient, network, address or invoice, amount, and fee before sending.</w:t>
      </w:r>
    </w:p>
    <w:p w:rsidR="00000000" w:rsidDel="00000000" w:rsidP="00000000" w:rsidRDefault="00000000" w:rsidRPr="00000000" w14:paraId="000005E4">
      <w:pPr>
        <w:numPr>
          <w:ilvl w:val="0"/>
          <w:numId w:val="4"/>
        </w:numPr>
        <w:ind w:left="720" w:hanging="360"/>
      </w:pPr>
      <w:r w:rsidDel="00000000" w:rsidR="00000000" w:rsidRPr="00000000">
        <w:rPr>
          <w:rtl w:val="0"/>
        </w:rPr>
        <w:t xml:space="preserve">Bitcoin transactions are usually irreversible.</w:t>
      </w:r>
    </w:p>
    <w:p w:rsidR="00000000" w:rsidDel="00000000" w:rsidP="00000000" w:rsidRDefault="00000000" w:rsidRPr="00000000" w14:paraId="000005E5">
      <w:pPr>
        <w:numPr>
          <w:ilvl w:val="0"/>
          <w:numId w:val="4"/>
        </w:numPr>
        <w:ind w:left="720" w:hanging="360"/>
      </w:pPr>
      <w:r w:rsidDel="00000000" w:rsidR="00000000" w:rsidRPr="00000000">
        <w:rPr>
          <w:rtl w:val="0"/>
        </w:rPr>
        <w:t xml:space="preserve">Use a small test when the process is new.</w:t>
      </w:r>
    </w:p>
    <w:p w:rsidR="00000000" w:rsidDel="00000000" w:rsidP="00000000" w:rsidRDefault="00000000" w:rsidRPr="00000000" w14:paraId="000005E6">
      <w:pPr>
        <w:numPr>
          <w:ilvl w:val="0"/>
          <w:numId w:val="4"/>
        </w:numPr>
        <w:ind w:left="720" w:hanging="360"/>
      </w:pPr>
      <w:r w:rsidDel="00000000" w:rsidR="00000000" w:rsidRPr="00000000">
        <w:rPr>
          <w:rtl w:val="0"/>
        </w:rPr>
        <w:t xml:space="preserve">Do not act under pressure, fear, or promises of guaranteed profit.</w:t>
      </w:r>
    </w:p>
    <w:p w:rsidR="00000000" w:rsidDel="00000000" w:rsidP="00000000" w:rsidRDefault="00000000" w:rsidRPr="00000000" w14:paraId="000005E7">
      <w:pPr>
        <w:numPr>
          <w:ilvl w:val="0"/>
          <w:numId w:val="4"/>
        </w:numPr>
        <w:ind w:left="720" w:hanging="360"/>
      </w:pPr>
      <w:r w:rsidDel="00000000" w:rsidR="00000000" w:rsidRPr="00000000">
        <w:rPr>
          <w:rtl w:val="0"/>
        </w:rPr>
        <w:t xml:space="preserve">Verify wallet software and support contacts through independent sources.</w:t>
      </w:r>
    </w:p>
    <w:p w:rsidR="00000000" w:rsidDel="00000000" w:rsidP="00000000" w:rsidRDefault="00000000" w:rsidRPr="00000000" w14:paraId="000005E8">
      <w:pPr>
        <w:numPr>
          <w:ilvl w:val="0"/>
          <w:numId w:val="4"/>
        </w:numPr>
        <w:ind w:left="720" w:hanging="360"/>
      </w:pPr>
      <w:r w:rsidDel="00000000" w:rsidR="00000000" w:rsidRPr="00000000">
        <w:rPr>
          <w:rtl w:val="0"/>
        </w:rPr>
        <w:t xml:space="preserve">Understand who holds the keys.</w:t>
      </w:r>
    </w:p>
    <w:p w:rsidR="00000000" w:rsidDel="00000000" w:rsidP="00000000" w:rsidRDefault="00000000" w:rsidRPr="00000000" w14:paraId="000005E9">
      <w:pPr>
        <w:numPr>
          <w:ilvl w:val="0"/>
          <w:numId w:val="4"/>
        </w:numPr>
        <w:ind w:left="720" w:hanging="360"/>
      </w:pPr>
      <w:r w:rsidDel="00000000" w:rsidR="00000000" w:rsidRPr="00000000">
        <w:rPr>
          <w:rtl w:val="0"/>
        </w:rPr>
        <w:t xml:space="preserve">Test recovery safely before meaningful funds depend on it.</w:t>
      </w:r>
    </w:p>
    <w:p w:rsidR="00000000" w:rsidDel="00000000" w:rsidP="00000000" w:rsidRDefault="00000000" w:rsidRPr="00000000" w14:paraId="000005EA">
      <w:pPr>
        <w:numPr>
          <w:ilvl w:val="0"/>
          <w:numId w:val="4"/>
        </w:numPr>
        <w:ind w:left="720" w:hanging="360"/>
      </w:pPr>
      <w:r w:rsidDel="00000000" w:rsidR="00000000" w:rsidRPr="00000000">
        <w:rPr>
          <w:rtl w:val="0"/>
        </w:rPr>
        <w:t xml:space="preserve">Keep financial balances and security arrangements private.</w:t>
      </w:r>
    </w:p>
    <w:p w:rsidR="00000000" w:rsidDel="00000000" w:rsidP="00000000" w:rsidRDefault="00000000" w:rsidRPr="00000000" w14:paraId="000005EB">
      <w:pPr>
        <w:numPr>
          <w:ilvl w:val="0"/>
          <w:numId w:val="4"/>
        </w:numPr>
        <w:ind w:left="720" w:hanging="360"/>
      </w:pPr>
      <w:r w:rsidDel="00000000" w:rsidR="00000000" w:rsidRPr="00000000">
        <w:rPr>
          <w:rtl w:val="0"/>
        </w:rPr>
        <w:t xml:space="preserve">Laws, taxes, fees, and services change. Check current local information.</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Education reduces risk but cannot remove it. If a situation is unclear, stop and learn more before acting.</w:t>
      </w:r>
    </w:p>
    <w:p w:rsidR="00000000" w:rsidDel="00000000" w:rsidP="00000000" w:rsidRDefault="00000000" w:rsidRPr="00000000" w14:paraId="000005EE">
      <w:pPr>
        <w:pStyle w:val="Heading3"/>
        <w:rPr/>
      </w:pPr>
      <w:bookmarkStart w:colFirst="0" w:colLast="0" w:name="_y5opt3ksxqc9" w:id="78"/>
      <w:bookmarkEnd w:id="78"/>
      <w:r w:rsidDel="00000000" w:rsidR="00000000" w:rsidRPr="00000000">
        <w:rPr>
          <w:rtl w:val="0"/>
        </w:rPr>
        <w:t xml:space="preserve">Connect with My First Bitcoin</w:t>
      </w:r>
    </w:p>
    <w:p w:rsidR="00000000" w:rsidDel="00000000" w:rsidP="00000000" w:rsidRDefault="00000000" w:rsidRPr="00000000" w14:paraId="000005EF">
      <w:pPr>
        <w:rPr/>
      </w:pPr>
      <w:r w:rsidDel="00000000" w:rsidR="00000000" w:rsidRPr="00000000">
        <w:rPr>
          <w:rtl w:val="0"/>
        </w:rPr>
        <w:t xml:space="preserve">My First Bitcoin provides open-source learning resources and supports independent educators and communities.</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numPr>
          <w:ilvl w:val="0"/>
          <w:numId w:val="4"/>
        </w:numPr>
        <w:ind w:left="720" w:hanging="360"/>
      </w:pPr>
      <w:r w:rsidDel="00000000" w:rsidR="00000000" w:rsidRPr="00000000">
        <w:rPr>
          <w:rtl w:val="0"/>
        </w:rPr>
        <w:t xml:space="preserve">Website: </w:t>
      </w:r>
      <w:hyperlink r:id="rId7">
        <w:r w:rsidDel="00000000" w:rsidR="00000000" w:rsidRPr="00000000">
          <w:rPr>
            <w:color w:val="1155cc"/>
            <w:u w:val="single"/>
            <w:rtl w:val="0"/>
          </w:rPr>
          <w:t xml:space="preserve">myfirstbitcoin.org</w:t>
        </w:r>
      </w:hyperlink>
      <w:r w:rsidDel="00000000" w:rsidR="00000000" w:rsidRPr="00000000">
        <w:rPr>
          <w:rtl w:val="0"/>
        </w:rPr>
      </w:r>
    </w:p>
    <w:p w:rsidR="00000000" w:rsidDel="00000000" w:rsidP="00000000" w:rsidRDefault="00000000" w:rsidRPr="00000000" w14:paraId="000005F2">
      <w:pPr>
        <w:numPr>
          <w:ilvl w:val="0"/>
          <w:numId w:val="4"/>
        </w:numPr>
        <w:ind w:left="720" w:hanging="360"/>
      </w:pPr>
      <w:r w:rsidDel="00000000" w:rsidR="00000000" w:rsidRPr="00000000">
        <w:rPr>
          <w:rtl w:val="0"/>
        </w:rPr>
        <w:t xml:space="preserve">Open-source organization: </w:t>
      </w:r>
      <w:hyperlink r:id="rId8">
        <w:r w:rsidDel="00000000" w:rsidR="00000000" w:rsidRPr="00000000">
          <w:rPr>
            <w:color w:val="1155cc"/>
            <w:u w:val="single"/>
            <w:rtl w:val="0"/>
          </w:rPr>
          <w:t xml:space="preserve">github.com/MyFirstBitcoin</w:t>
        </w:r>
      </w:hyperlink>
      <w:r w:rsidDel="00000000" w:rsidR="00000000" w:rsidRPr="00000000">
        <w:rPr>
          <w:rtl w:val="0"/>
        </w:rPr>
      </w:r>
    </w:p>
    <w:p w:rsidR="00000000" w:rsidDel="00000000" w:rsidP="00000000" w:rsidRDefault="00000000" w:rsidRPr="00000000" w14:paraId="000005F3">
      <w:pPr>
        <w:numPr>
          <w:ilvl w:val="0"/>
          <w:numId w:val="4"/>
        </w:numPr>
        <w:ind w:left="720" w:hanging="360"/>
      </w:pPr>
      <w:r w:rsidDel="00000000" w:rsidR="00000000" w:rsidRPr="00000000">
        <w:rPr>
          <w:rtl w:val="0"/>
        </w:rPr>
        <w:t xml:space="preserve">Curriculum source: </w:t>
      </w:r>
      <w:hyperlink r:id="rId9">
        <w:r w:rsidDel="00000000" w:rsidR="00000000" w:rsidRPr="00000000">
          <w:rPr>
            <w:color w:val="1155cc"/>
            <w:u w:val="single"/>
            <w:rtl w:val="0"/>
          </w:rPr>
          <w:t xml:space="preserve">github.com/MyFirstBitcoin/mfb-curriculum</w:t>
        </w:r>
      </w:hyperlink>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Use the official website to find current programs, educator information, community links, and contact details. Verify the domain before entering personal information or following a donation request.</w:t>
      </w:r>
    </w:p>
    <w:p w:rsidR="00000000" w:rsidDel="00000000" w:rsidP="00000000" w:rsidRDefault="00000000" w:rsidRPr="00000000" w14:paraId="000005F6">
      <w:pPr>
        <w:pStyle w:val="Heading3"/>
        <w:rPr/>
      </w:pPr>
      <w:bookmarkStart w:colFirst="0" w:colLast="0" w:name="_qxwiu8m2aqdw" w:id="79"/>
      <w:bookmarkEnd w:id="79"/>
      <w:r w:rsidDel="00000000" w:rsidR="00000000" w:rsidRPr="00000000">
        <w:rPr>
          <w:rtl w:val="0"/>
        </w:rPr>
        <w:t xml:space="preserve">Source or update page, if included</w:t>
      </w:r>
    </w:p>
    <w:p w:rsidR="00000000" w:rsidDel="00000000" w:rsidP="00000000" w:rsidRDefault="00000000" w:rsidRPr="00000000" w14:paraId="000005F7">
      <w:pPr>
        <w:rPr/>
      </w:pPr>
      <w:r w:rsidDel="00000000" w:rsidR="00000000" w:rsidRPr="00000000">
        <w:rPr>
          <w:rtl w:val="0"/>
        </w:rPr>
        <w:t xml:space="preserve">The Bitcoin Diploma is a living open-source curriculum. Corrections and improvements can be reviewed publicly.</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The canonical curriculum source is: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hyperlink r:id="rId10">
        <w:r w:rsidDel="00000000" w:rsidR="00000000" w:rsidRPr="00000000">
          <w:rPr>
            <w:color w:val="1155cc"/>
            <w:u w:val="single"/>
            <w:rtl w:val="0"/>
          </w:rPr>
          <w:t xml:space="preserve">github.com/MyFirstBitcoin/mfb-curriculum</w:t>
        </w:r>
      </w:hyperlink>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Check the edition or release information before teaching, translating, or adapting the material. If you find an error, use the repository's current contribution or issue process.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When adapting this work:</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numPr>
          <w:ilvl w:val="0"/>
          <w:numId w:val="4"/>
        </w:numPr>
        <w:ind w:left="720" w:hanging="360"/>
      </w:pPr>
      <w:r w:rsidDel="00000000" w:rsidR="00000000" w:rsidRPr="00000000">
        <w:rPr>
          <w:rtl w:val="0"/>
        </w:rPr>
        <w:t xml:space="preserve">preserve the Core learning outcomes and safety rules;</w:t>
      </w:r>
    </w:p>
    <w:p w:rsidR="00000000" w:rsidDel="00000000" w:rsidP="00000000" w:rsidRDefault="00000000" w:rsidRPr="00000000" w14:paraId="00000602">
      <w:pPr>
        <w:numPr>
          <w:ilvl w:val="0"/>
          <w:numId w:val="4"/>
        </w:numPr>
        <w:ind w:left="720" w:hanging="360"/>
      </w:pPr>
      <w:r w:rsidDel="00000000" w:rsidR="00000000" w:rsidRPr="00000000">
        <w:rPr>
          <w:rtl w:val="0"/>
        </w:rPr>
        <w:t xml:space="preserve">identify local examples clearly;</w:t>
      </w:r>
    </w:p>
    <w:p w:rsidR="00000000" w:rsidDel="00000000" w:rsidP="00000000" w:rsidRDefault="00000000" w:rsidRPr="00000000" w14:paraId="00000603">
      <w:pPr>
        <w:numPr>
          <w:ilvl w:val="0"/>
          <w:numId w:val="4"/>
        </w:numPr>
        <w:ind w:left="720" w:hanging="360"/>
      </w:pPr>
      <w:r w:rsidDel="00000000" w:rsidR="00000000" w:rsidRPr="00000000">
        <w:rPr>
          <w:rtl w:val="0"/>
        </w:rPr>
        <w:t xml:space="preserve">verify current claims, services, laws, and fees;</w:t>
      </w:r>
    </w:p>
    <w:p w:rsidR="00000000" w:rsidDel="00000000" w:rsidP="00000000" w:rsidRDefault="00000000" w:rsidRPr="00000000" w14:paraId="00000604">
      <w:pPr>
        <w:numPr>
          <w:ilvl w:val="0"/>
          <w:numId w:val="4"/>
        </w:numPr>
        <w:ind w:left="720" w:hanging="360"/>
      </w:pPr>
      <w:r w:rsidDel="00000000" w:rsidR="00000000" w:rsidRPr="00000000">
        <w:rPr>
          <w:rtl w:val="0"/>
        </w:rPr>
        <w:t xml:space="preserve">use consistent beginner terminology;</w:t>
      </w:r>
    </w:p>
    <w:p w:rsidR="00000000" w:rsidDel="00000000" w:rsidP="00000000" w:rsidRDefault="00000000" w:rsidRPr="00000000" w14:paraId="00000605">
      <w:pPr>
        <w:numPr>
          <w:ilvl w:val="0"/>
          <w:numId w:val="4"/>
        </w:numPr>
        <w:ind w:left="720" w:hanging="360"/>
      </w:pPr>
      <w:r w:rsidDel="00000000" w:rsidR="00000000" w:rsidRPr="00000000">
        <w:rPr>
          <w:rtl w:val="0"/>
        </w:rPr>
        <w:t xml:space="preserve">state what you changed;</w:t>
      </w:r>
    </w:p>
    <w:p w:rsidR="00000000" w:rsidDel="00000000" w:rsidP="00000000" w:rsidRDefault="00000000" w:rsidRPr="00000000" w14:paraId="00000606">
      <w:pPr>
        <w:numPr>
          <w:ilvl w:val="0"/>
          <w:numId w:val="4"/>
        </w:numPr>
        <w:ind w:left="720" w:hanging="360"/>
      </w:pPr>
      <w:r w:rsidDel="00000000" w:rsidR="00000000" w:rsidRPr="00000000">
        <w:rPr>
          <w:rtl w:val="0"/>
        </w:rPr>
        <w:t xml:space="preserve">attribute My First Bitcoin;</w:t>
      </w:r>
    </w:p>
    <w:p w:rsidR="00000000" w:rsidDel="00000000" w:rsidP="00000000" w:rsidRDefault="00000000" w:rsidRPr="00000000" w14:paraId="00000607">
      <w:pPr>
        <w:numPr>
          <w:ilvl w:val="0"/>
          <w:numId w:val="4"/>
        </w:numPr>
        <w:ind w:left="720" w:hanging="360"/>
      </w:pPr>
      <w:r w:rsidDel="00000000" w:rsidR="00000000" w:rsidRPr="00000000">
        <w:rPr>
          <w:rtl w:val="0"/>
        </w:rPr>
        <w:t xml:space="preserve">publish the adaptation under the required open-source license.</w:t>
      </w:r>
    </w:p>
    <w:p w:rsidR="00000000" w:rsidDel="00000000" w:rsidP="00000000" w:rsidRDefault="00000000" w:rsidRPr="00000000" w14:paraId="00000608">
      <w:pPr>
        <w:pStyle w:val="Heading3"/>
        <w:rPr/>
      </w:pPr>
      <w:bookmarkStart w:colFirst="0" w:colLast="0" w:name="_wlbqiulaqpi1" w:id="80"/>
      <w:bookmarkEnd w:id="80"/>
      <w:r w:rsidDel="00000000" w:rsidR="00000000" w:rsidRPr="00000000">
        <w:rPr>
          <w:rtl w:val="0"/>
        </w:rPr>
        <w:t xml:space="preserve">Optional donate / support QR</w:t>
      </w:r>
    </w:p>
    <w:p w:rsidR="00000000" w:rsidDel="00000000" w:rsidP="00000000" w:rsidRDefault="00000000" w:rsidRPr="00000000" w14:paraId="00000609">
      <w:pPr>
        <w:rPr/>
      </w:pPr>
      <w:r w:rsidDel="00000000" w:rsidR="00000000" w:rsidRPr="00000000">
        <w:rPr>
          <w:rtl w:val="0"/>
        </w:rPr>
        <w:t xml:space="preserve">My First Bitcoin's educational resources are free and open source. Voluntary support helps maintain the curriculum, train educators, and expand access.</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Use the </w:t>
      </w:r>
      <w:r w:rsidDel="00000000" w:rsidR="00000000" w:rsidRPr="00000000">
        <w:rPr>
          <w:b w:val="1"/>
          <w:bCs w:val="1"/>
          <w:rtl w:val="0"/>
        </w:rPr>
        <w:t xml:space="preserve">Support Us</w:t>
      </w:r>
      <w:r w:rsidDel="00000000" w:rsidR="00000000" w:rsidRPr="00000000">
        <w:rPr>
          <w:rtl w:val="0"/>
        </w:rPr>
        <w:t xml:space="preserve"> section of the official website if you choose to contribute: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hyperlink r:id="rId11">
        <w:r w:rsidDel="00000000" w:rsidR="00000000" w:rsidRPr="00000000">
          <w:rPr>
            <w:color w:val="1155cc"/>
            <w:u w:val="single"/>
            <w:rtl w:val="0"/>
          </w:rPr>
          <w:t xml:space="preserve">myfirstbitcoin.org</w:t>
        </w:r>
      </w:hyperlink>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A printed edition may place one official support QR code here. Before paying, confirm that the QR destination uses the official domain or an official payment page linked from it. Check the recipient and amount in your wallet. A donation is optional and is not required for course completion or certification.</w:t>
      </w:r>
    </w:p>
    <w:p w:rsidR="00000000" w:rsidDel="00000000" w:rsidP="00000000" w:rsidRDefault="00000000" w:rsidRPr="00000000" w14:paraId="00000610">
      <w:pPr>
        <w:pStyle w:val="Heading3"/>
        <w:rPr/>
      </w:pPr>
      <w:bookmarkStart w:colFirst="0" w:colLast="0" w:name="_kye1p9uflo2t" w:id="81"/>
      <w:bookmarkEnd w:id="81"/>
      <w:r w:rsidDel="00000000" w:rsidR="00000000" w:rsidRPr="00000000">
        <w:rPr>
          <w:rtl w:val="0"/>
        </w:rPr>
        <w:t xml:space="preserve">Certificate verification</w:t>
      </w:r>
    </w:p>
    <w:p w:rsidR="00000000" w:rsidDel="00000000" w:rsidP="00000000" w:rsidRDefault="00000000" w:rsidRPr="00000000" w14:paraId="00000611">
      <w:pPr>
        <w:rPr/>
      </w:pPr>
      <w:r w:rsidDel="00000000" w:rsidR="00000000" w:rsidRPr="00000000">
        <w:rPr>
          <w:rtl w:val="0"/>
        </w:rPr>
        <w:t xml:space="preserve">A certificate records completion under the requirements of the issuing course or educator. It does not prove investment skill, professional financial competence, or readiness to manage high-value self-custody.</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If your Diploma certificate includes a verification code, link, QR code, digital signature, or timestamp, follow the instructions printed on that certificate. Verify that the destination belongs to My First Bitcoin or the clearly identified issuing organization.</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When checking a certificate, confirm:</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numPr>
          <w:ilvl w:val="0"/>
          <w:numId w:val="4"/>
        </w:numPr>
        <w:ind w:left="720" w:hanging="360"/>
      </w:pPr>
      <w:r w:rsidDel="00000000" w:rsidR="00000000" w:rsidRPr="00000000">
        <w:rPr>
          <w:rtl w:val="0"/>
        </w:rPr>
        <w:t xml:space="preserve">the learner name or identifier;</w:t>
      </w:r>
    </w:p>
    <w:p w:rsidR="00000000" w:rsidDel="00000000" w:rsidP="00000000" w:rsidRDefault="00000000" w:rsidRPr="00000000" w14:paraId="00000618">
      <w:pPr>
        <w:numPr>
          <w:ilvl w:val="0"/>
          <w:numId w:val="4"/>
        </w:numPr>
        <w:ind w:left="720" w:hanging="360"/>
      </w:pPr>
      <w:r w:rsidDel="00000000" w:rsidR="00000000" w:rsidRPr="00000000">
        <w:rPr>
          <w:rtl w:val="0"/>
        </w:rPr>
        <w:t xml:space="preserve">the course and edition;</w:t>
      </w:r>
    </w:p>
    <w:p w:rsidR="00000000" w:rsidDel="00000000" w:rsidP="00000000" w:rsidRDefault="00000000" w:rsidRPr="00000000" w14:paraId="00000619">
      <w:pPr>
        <w:numPr>
          <w:ilvl w:val="0"/>
          <w:numId w:val="4"/>
        </w:numPr>
        <w:ind w:left="720" w:hanging="360"/>
      </w:pPr>
      <w:r w:rsidDel="00000000" w:rsidR="00000000" w:rsidRPr="00000000">
        <w:rPr>
          <w:rtl w:val="0"/>
        </w:rPr>
        <w:t xml:space="preserve">the issuing educator or organization;</w:t>
      </w:r>
    </w:p>
    <w:p w:rsidR="00000000" w:rsidDel="00000000" w:rsidP="00000000" w:rsidRDefault="00000000" w:rsidRPr="00000000" w14:paraId="0000061A">
      <w:pPr>
        <w:numPr>
          <w:ilvl w:val="0"/>
          <w:numId w:val="4"/>
        </w:numPr>
        <w:ind w:left="720" w:hanging="360"/>
      </w:pPr>
      <w:r w:rsidDel="00000000" w:rsidR="00000000" w:rsidRPr="00000000">
        <w:rPr>
          <w:rtl w:val="0"/>
        </w:rPr>
        <w:t xml:space="preserve">the completion date;</w:t>
      </w:r>
    </w:p>
    <w:p w:rsidR="00000000" w:rsidDel="00000000" w:rsidP="00000000" w:rsidRDefault="00000000" w:rsidRPr="00000000" w14:paraId="0000061B">
      <w:pPr>
        <w:numPr>
          <w:ilvl w:val="0"/>
          <w:numId w:val="4"/>
        </w:numPr>
        <w:ind w:left="720" w:hanging="360"/>
      </w:pPr>
      <w:r w:rsidDel="00000000" w:rsidR="00000000" w:rsidRPr="00000000">
        <w:rPr>
          <w:rtl w:val="0"/>
        </w:rPr>
        <w:t xml:space="preserve">the verification status;</w:t>
      </w:r>
    </w:p>
    <w:p w:rsidR="00000000" w:rsidDel="00000000" w:rsidP="00000000" w:rsidRDefault="00000000" w:rsidRPr="00000000" w14:paraId="0000061C">
      <w:pPr>
        <w:numPr>
          <w:ilvl w:val="0"/>
          <w:numId w:val="4"/>
        </w:numPr>
        <w:ind w:left="720" w:hanging="360"/>
      </w:pPr>
      <w:r w:rsidDel="00000000" w:rsidR="00000000" w:rsidRPr="00000000">
        <w:rPr>
          <w:rtl w:val="0"/>
        </w:rPr>
        <w:t xml:space="preserve">whether the record has been changed or revoked.</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Do not publish unnecessary personal information during verification. If no verification method is provided, contact the issuing educator through an independently verified channel.</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Your most important result is not the certificate. It is the ability to explain money and Bitcoin clearly, recognize risk, verify before acting, and continue learning independently.</w:t>
      </w:r>
    </w:p>
    <w:p w:rsidR="00000000" w:rsidDel="00000000" w:rsidP="00000000" w:rsidRDefault="00000000" w:rsidRPr="00000000" w14:paraId="00000621">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rry Spraker" w:id="4" w:date="2026-07-15T11:33:54Z">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Fiat isn't described until later, so I suggest not using the term yet</w:t>
      </w:r>
    </w:p>
  </w:comment>
  <w:comment w:author="Arnold Hubach" w:id="26" w:date="2026-07-20T11:13:51Z">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nothing about the Education Network or about the ETP right now, as next steps. I think that is crucial...</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also: the case studies are gone. While I think that was a powerful story to add to the end? We can work on more Case Studies with Leaderboard Perks: https://leaderboard.myfirstbitcoin.org/ the https://leaderboard.myfirstbitcoin.org/</w:t>
      </w:r>
    </w:p>
  </w:comment>
  <w:comment w:author="Larry Spraker" w:id="14" w:date="2026-07-15T12:38:12Z">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IMO, I think this is too early to get into the full method as described here, and needs to be moved later. Too many new terms such as miners, nodes, chains, and POW that should each be slowly introduced first. I think the key here is to simply mention spin off the double spend and centralized system comments and emphasize that Bitcoin uses a decentralized approach with many other key principles to solve the double spend problem. I've added a few sections below to help if you like.</w:t>
      </w:r>
    </w:p>
  </w:comment>
  <w:comment w:author="Larry Spraker" w:id="7" w:date="2026-07-15T11:54:26Z">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here to clarify our use of the term</w:t>
      </w:r>
    </w:p>
  </w:comment>
  <w:comment w:author="Pablo Saxtron" w:id="8" w:date="2026-07-15T15:28:41Z">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 the definition comes up later, but needs to be here. I'd like to have a breakout section in the Diploma to draw the eye.</w:t>
      </w:r>
    </w:p>
  </w:comment>
  <w:comment w:author="Larry Spraker" w:id="6" w:date="2026-07-15T11:45:45Z">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this to give context to the term Nixon Shock</w:t>
      </w:r>
    </w:p>
  </w:comment>
  <w:comment w:author="Arnold Hubach" w:id="24" w:date="2026-07-20T11:11:55Z">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Volunteer</w:t>
      </w:r>
    </w:p>
  </w:comment>
  <w:comment w:author="Arnold Hubach" w:id="25" w:date="2026-07-20T11:12:16Z">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here CTA's for people to sign up via one of the forms:</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Proofread</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Volunteer</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ETP</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https://forms.myfirstbitcoin.org/</w:t>
      </w:r>
    </w:p>
  </w:comment>
  <w:comment w:author="Gabriel Palma" w:id="9" w:date="2026-07-20T16:05:34Z">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"surface level" make more sense here?</w:t>
      </w:r>
    </w:p>
  </w:comment>
  <w:comment w:author="Pablo Saxtron" w:id="10" w:date="2026-07-22T16:11:02Z">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would - thanks, Gabe!</w:t>
      </w:r>
    </w:p>
  </w:comment>
  <w:comment w:author="Arnold Hubach" w:id="22" w:date="2026-07-20T11:11:12Z">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 no-KYC and non-KYC</w:t>
      </w:r>
    </w:p>
  </w:comment>
  <w:comment w:author="Pablo Saxtron" w:id="23" w:date="2026-07-24T04:45:01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catch</w:t>
      </w:r>
    </w:p>
  </w:comment>
  <w:comment w:author="Larry Spraker" w:id="16" w:date="2026-07-15T13:05:12Z">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important to introduce the Blockchain, the network, miners/nodes at this point to help position for later text that refer to these.</w:t>
      </w:r>
    </w:p>
  </w:comment>
  <w:comment w:author="Larry Spraker" w:id="15" w:date="2026-07-15T12:48:23Z">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consider moving this later to flow right into Decentralization and staying on the theme of introducing how Bitcoin works</w:t>
      </w:r>
    </w:p>
  </w:comment>
  <w:comment w:author="Arnold Hubach" w:id="0" w:date="2026-07-20T11:07:35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consistency in document between open-source and open source</w:t>
      </w:r>
    </w:p>
  </w:comment>
  <w:comment w:author="Pablo Saxtron" w:id="1" w:date="2026-07-24T04:43:19Z">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catch</w:t>
      </w:r>
    </w:p>
  </w:comment>
  <w:comment w:author="Arnold Hubach" w:id="27" w:date="2026-07-20T11:14:38Z">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Contribute to Resources Hub as well. We need CTA's to gamify people.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CTA to install/download the app (if they didnt yet)</w:t>
      </w:r>
    </w:p>
  </w:comment>
  <w:comment w:author="Larry Spraker" w:id="20" w:date="2026-07-15T15:39:51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"Deeper Dive" since we already introduced the one liners earlier</w:t>
      </w:r>
    </w:p>
  </w:comment>
  <w:comment w:author="Larry Spraker" w:id="18" w:date="2026-07-15T15:40:27Z">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now works better since we added the new section above</w:t>
      </w:r>
    </w:p>
  </w:comment>
  <w:comment w:author="Larry Spraker" w:id="11" w:date="2026-07-15T12:04:56Z">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add a section after this one on the Cantillon effect to expand on this concept</w:t>
      </w:r>
    </w:p>
  </w:comment>
  <w:comment w:author="Larry Spraker" w:id="21" w:date="2026-07-15T15:48:23Z">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pulling some of the basic wallet intro text up under the Blockchain and Network sections I added above just to complete the intro loop at a high level of miners/nodes/wallets so that subsequent use of terms like keys, etc makes more sense.</w:t>
      </w:r>
    </w:p>
  </w:comment>
  <w:comment w:author="Larry Spraker" w:id="19" w:date="2026-07-15T15:37:45Z">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exactly 210,000 blocks, the term roughly every 4 years works well</w:t>
      </w:r>
    </w:p>
  </w:comment>
  <w:comment w:author="Gabriel Palma" w:id="2" w:date="2026-07-17T21:16:35Z">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nitpick, but maybe tokens is a better word here? I've always been triggered by the whole digital asset wording because it seems to give legitimacy to other cryptos. Maybe it's just me.</w:t>
      </w:r>
    </w:p>
  </w:comment>
  <w:comment w:author="Pablo Saxtron" w:id="3" w:date="2026-07-22T22:06:29Z">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 point</w:t>
      </w:r>
    </w:p>
  </w:comment>
  <w:comment w:author="Larry Spraker" w:id="17" w:date="2026-07-15T15:33:55Z">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adding the sections on the Bitcoin blockchain and network above, it enables the use of the terminology here (blocks, miners, nodes etc.), without getting too deep.</w:t>
      </w:r>
    </w:p>
  </w:comment>
  <w:comment w:author="Larry Spraker" w:id="5" w:date="2026-07-15T11:40:52Z">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comment as earlier, since we haven't defined Fiat yet, we should hold off on using it. I am constantly told by people they have never heard that term.</w:t>
      </w:r>
    </w:p>
  </w:comment>
  <w:comment w:author="Larry Spraker" w:id="13" w:date="2026-07-15T12:17:40Z">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and review like this are good for younger students but are often viewed by older American adults as unnecessary (e.g., GenX/Boomers).</w:t>
      </w:r>
    </w:p>
  </w:comment>
  <w:comment w:author="Larry Spraker" w:id="12" w:date="2026-07-15T12:13:18Z">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down after the next section to be the last in this block. I would also make it much "harsher" to communicate how "evil" these can be as a surveillance and control mechanism that tracks our purchases and As programmable money can be used to confiscate. or limit our ability to spend by category, time or geography etc.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myfirstbitcoin.org/" TargetMode="External"/><Relationship Id="rId10" Type="http://schemas.openxmlformats.org/officeDocument/2006/relationships/hyperlink" Target="https://github.com/MyFirstBitcoin/mfb-curriculum" TargetMode="External"/><Relationship Id="rId9" Type="http://schemas.openxmlformats.org/officeDocument/2006/relationships/hyperlink" Target="https://github.com/MyFirstBitcoin/mfb-curriculu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yfirstbitcoin.org/" TargetMode="External"/><Relationship Id="rId8" Type="http://schemas.openxmlformats.org/officeDocument/2006/relationships/hyperlink" Target="https://github.com/MyFirstBit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